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people.xml" ContentType="application/vnd.openxmlformats-officedocument.wordprocessingml.people+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E" w:rsidRDefault="00D3578E" w:rsidP="00D3578E">
      <w:pPr>
        <w:pStyle w:val="Titel"/>
      </w:pPr>
      <w:r>
        <w:t>Introduktion til programmering</w:t>
      </w:r>
    </w:p>
    <w:p w:rsidR="00D3578E" w:rsidRDefault="00D3578E" w:rsidP="00D3578E">
      <w:pPr>
        <w:pStyle w:val="Unummereretoverskrift"/>
      </w:pPr>
      <w:r>
        <w:t>Faglige læringsmål</w:t>
      </w:r>
    </w:p>
    <w:p w:rsidR="00D3578E" w:rsidRDefault="00D3578E" w:rsidP="00D3578E">
      <w:pPr>
        <w:pStyle w:val="Listeafsnit"/>
        <w:numPr>
          <w:ilvl w:val="0"/>
          <w:numId w:val="5"/>
        </w:numPr>
      </w:pPr>
      <w:r>
        <w:t>Kendskab til Visual Studio 20</w:t>
      </w:r>
      <w:r w:rsidR="005E144B">
        <w:t>19</w:t>
      </w:r>
    </w:p>
    <w:p w:rsidR="008B40D8" w:rsidRDefault="008B40D8" w:rsidP="00D3578E">
      <w:pPr>
        <w:pStyle w:val="Listeafsnit"/>
        <w:numPr>
          <w:ilvl w:val="0"/>
          <w:numId w:val="5"/>
        </w:numPr>
      </w:pPr>
      <w:r>
        <w:t>At kunne lave mit første simple program</w:t>
      </w:r>
    </w:p>
    <w:p w:rsidR="008B40D8" w:rsidRPr="006E2C67" w:rsidRDefault="008B40D8" w:rsidP="00D3578E">
      <w:pPr>
        <w:pStyle w:val="Listeafsnit"/>
        <w:numPr>
          <w:ilvl w:val="0"/>
          <w:numId w:val="5"/>
        </w:numPr>
      </w:pPr>
      <w:r>
        <w:t>At kunne oversætte og køre et C#-program i debug mode</w:t>
      </w:r>
    </w:p>
    <w:p w:rsidR="00D3578E" w:rsidRDefault="00D3578E" w:rsidP="00D3578E">
      <w:pPr>
        <w:pStyle w:val="Unummereretoverskrift"/>
      </w:pPr>
      <w:r>
        <w:t>Konkrete elementer</w:t>
      </w:r>
    </w:p>
    <w:p w:rsidR="00D3578E" w:rsidRDefault="00D3578E" w:rsidP="00D3578E">
      <w:pPr>
        <w:pStyle w:val="Listeafsnit"/>
        <w:numPr>
          <w:ilvl w:val="0"/>
          <w:numId w:val="5"/>
        </w:numPr>
      </w:pPr>
      <w:r>
        <w:t>Opsætning af Visual Studio</w:t>
      </w:r>
    </w:p>
    <w:p w:rsidR="00D3578E" w:rsidRDefault="00D3578E" w:rsidP="00D3578E">
      <w:pPr>
        <w:pStyle w:val="Listeafsnit"/>
        <w:numPr>
          <w:ilvl w:val="0"/>
          <w:numId w:val="5"/>
        </w:numPr>
      </w:pPr>
      <w:r>
        <w:t>Mit første C#-program</w:t>
      </w:r>
    </w:p>
    <w:p w:rsidR="008B40D8" w:rsidRPr="006E2C67" w:rsidRDefault="008B40D8" w:rsidP="00D3578E">
      <w:pPr>
        <w:pStyle w:val="Listeafsnit"/>
        <w:numPr>
          <w:ilvl w:val="0"/>
          <w:numId w:val="5"/>
        </w:numPr>
      </w:pPr>
      <w:r>
        <w:t>Afvikling af programmer med debugger</w:t>
      </w:r>
    </w:p>
    <w:p w:rsidR="00D3578E" w:rsidRDefault="00D3578E" w:rsidP="00D3578E">
      <w:pPr>
        <w:pStyle w:val="Unummereretoverskrift"/>
      </w:pPr>
      <w:r w:rsidRPr="003D73BE">
        <w:t>Forudsætninger</w:t>
      </w:r>
    </w:p>
    <w:p w:rsidR="00D3578E" w:rsidRDefault="00D3578E" w:rsidP="00D3578E">
      <w:pPr>
        <w:pStyle w:val="Listeafsnit"/>
        <w:numPr>
          <w:ilvl w:val="0"/>
          <w:numId w:val="5"/>
        </w:numPr>
      </w:pPr>
      <w:r w:rsidRPr="006E2C67">
        <w:t xml:space="preserve">Eleven er indstillet på at </w:t>
      </w:r>
      <w:r>
        <w:t xml:space="preserve">lære at </w:t>
      </w:r>
      <w:r w:rsidRPr="006E2C67">
        <w:t>arbejde med</w:t>
      </w:r>
      <w:r>
        <w:t xml:space="preserve"> C# og Visual Studio</w:t>
      </w:r>
    </w:p>
    <w:p w:rsidR="00720451" w:rsidRPr="006E2C67" w:rsidRDefault="00720451" w:rsidP="00720451">
      <w:r>
        <w:br w:type="page"/>
      </w:r>
    </w:p>
    <w:sdt>
      <w:sdtPr>
        <w:rPr>
          <w:rFonts w:asciiTheme="minorHAnsi" w:eastAsiaTheme="minorHAnsi" w:hAnsiTheme="minorHAnsi" w:cstheme="minorBidi"/>
          <w:color w:val="auto"/>
          <w:sz w:val="22"/>
          <w:szCs w:val="22"/>
          <w:lang w:eastAsia="en-US"/>
        </w:rPr>
        <w:id w:val="1682692834"/>
        <w:docPartObj>
          <w:docPartGallery w:val="Table of Contents"/>
          <w:docPartUnique/>
        </w:docPartObj>
      </w:sdtPr>
      <w:sdtEndPr>
        <w:rPr>
          <w:b/>
          <w:bCs/>
        </w:rPr>
      </w:sdtEndPr>
      <w:sdtContent>
        <w:p w:rsidR="00720451" w:rsidRDefault="00720451">
          <w:pPr>
            <w:pStyle w:val="Overskrift"/>
          </w:pPr>
          <w:r>
            <w:t>Indhold</w:t>
          </w:r>
        </w:p>
        <w:p w:rsidR="008B40D8" w:rsidRDefault="002C0077">
          <w:pPr>
            <w:pStyle w:val="Indholdsfortegnelse1"/>
            <w:tabs>
              <w:tab w:val="left" w:pos="440"/>
              <w:tab w:val="right" w:leader="dot" w:pos="9628"/>
            </w:tabs>
            <w:rPr>
              <w:rFonts w:eastAsiaTheme="minorEastAsia" w:cstheme="minorBidi"/>
              <w:b w:val="0"/>
              <w:bCs w:val="0"/>
              <w:caps w:val="0"/>
              <w:noProof/>
              <w:sz w:val="22"/>
              <w:szCs w:val="22"/>
              <w:lang w:eastAsia="da-DK"/>
            </w:rPr>
          </w:pPr>
          <w:r>
            <w:fldChar w:fldCharType="begin"/>
          </w:r>
          <w:r>
            <w:instrText xml:space="preserve"> TOC \o "1-3" \h \z \u </w:instrText>
          </w:r>
          <w:r>
            <w:fldChar w:fldCharType="separate"/>
          </w:r>
          <w:hyperlink w:anchor="_Toc529513404" w:history="1">
            <w:r w:rsidR="008B40D8" w:rsidRPr="0056137D">
              <w:rPr>
                <w:rStyle w:val="Hyperlink"/>
                <w:noProof/>
              </w:rPr>
              <w:t>1.</w:t>
            </w:r>
            <w:r w:rsidR="008B40D8">
              <w:rPr>
                <w:rFonts w:eastAsiaTheme="minorEastAsia" w:cstheme="minorBidi"/>
                <w:b w:val="0"/>
                <w:bCs w:val="0"/>
                <w:caps w:val="0"/>
                <w:noProof/>
                <w:sz w:val="22"/>
                <w:szCs w:val="22"/>
                <w:lang w:eastAsia="da-DK"/>
              </w:rPr>
              <w:tab/>
            </w:r>
            <w:r w:rsidR="008B40D8" w:rsidRPr="0056137D">
              <w:rPr>
                <w:rStyle w:val="Hyperlink"/>
                <w:noProof/>
              </w:rPr>
              <w:t>I gang med Visual Studio</w:t>
            </w:r>
            <w:r w:rsidR="008B40D8">
              <w:rPr>
                <w:noProof/>
                <w:webHidden/>
              </w:rPr>
              <w:tab/>
            </w:r>
            <w:r w:rsidR="008B40D8">
              <w:rPr>
                <w:noProof/>
                <w:webHidden/>
              </w:rPr>
              <w:fldChar w:fldCharType="begin"/>
            </w:r>
            <w:r w:rsidR="008B40D8">
              <w:rPr>
                <w:noProof/>
                <w:webHidden/>
              </w:rPr>
              <w:instrText xml:space="preserve"> PAGEREF _Toc529513404 \h </w:instrText>
            </w:r>
            <w:r w:rsidR="008B40D8">
              <w:rPr>
                <w:noProof/>
                <w:webHidden/>
              </w:rPr>
            </w:r>
            <w:r w:rsidR="008B40D8">
              <w:rPr>
                <w:noProof/>
                <w:webHidden/>
              </w:rPr>
              <w:fldChar w:fldCharType="separate"/>
            </w:r>
            <w:r w:rsidR="00020C46">
              <w:rPr>
                <w:noProof/>
                <w:webHidden/>
              </w:rPr>
              <w:t>3</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05" w:history="1">
            <w:r w:rsidR="008B40D8" w:rsidRPr="0056137D">
              <w:rPr>
                <w:rStyle w:val="Hyperlink"/>
                <w:noProof/>
              </w:rPr>
              <w:t>1.1.</w:t>
            </w:r>
            <w:r w:rsidR="008B40D8">
              <w:rPr>
                <w:rFonts w:eastAsiaTheme="minorEastAsia" w:cstheme="minorBidi"/>
                <w:smallCaps w:val="0"/>
                <w:noProof/>
                <w:sz w:val="22"/>
                <w:szCs w:val="22"/>
                <w:lang w:eastAsia="da-DK"/>
              </w:rPr>
              <w:tab/>
            </w:r>
            <w:r w:rsidR="008B40D8" w:rsidRPr="0056137D">
              <w:rPr>
                <w:rStyle w:val="Hyperlink"/>
                <w:noProof/>
              </w:rPr>
              <w:t>Tilføj til proceslinje</w:t>
            </w:r>
            <w:r w:rsidR="008B40D8">
              <w:rPr>
                <w:noProof/>
                <w:webHidden/>
              </w:rPr>
              <w:tab/>
            </w:r>
            <w:r w:rsidR="008B40D8">
              <w:rPr>
                <w:noProof/>
                <w:webHidden/>
              </w:rPr>
              <w:fldChar w:fldCharType="begin"/>
            </w:r>
            <w:r w:rsidR="008B40D8">
              <w:rPr>
                <w:noProof/>
                <w:webHidden/>
              </w:rPr>
              <w:instrText xml:space="preserve"> PAGEREF _Toc529513405 \h </w:instrText>
            </w:r>
            <w:r w:rsidR="008B40D8">
              <w:rPr>
                <w:noProof/>
                <w:webHidden/>
              </w:rPr>
            </w:r>
            <w:r w:rsidR="008B40D8">
              <w:rPr>
                <w:noProof/>
                <w:webHidden/>
              </w:rPr>
              <w:fldChar w:fldCharType="separate"/>
            </w:r>
            <w:r w:rsidR="00020C46">
              <w:rPr>
                <w:noProof/>
                <w:webHidden/>
              </w:rPr>
              <w:t>3</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06" w:history="1">
            <w:r w:rsidR="008B40D8" w:rsidRPr="0056137D">
              <w:rPr>
                <w:rStyle w:val="Hyperlink"/>
                <w:noProof/>
              </w:rPr>
              <w:t>1.2.</w:t>
            </w:r>
            <w:r w:rsidR="008B40D8">
              <w:rPr>
                <w:rFonts w:eastAsiaTheme="minorEastAsia" w:cstheme="minorBidi"/>
                <w:smallCaps w:val="0"/>
                <w:noProof/>
                <w:sz w:val="22"/>
                <w:szCs w:val="22"/>
                <w:lang w:eastAsia="da-DK"/>
              </w:rPr>
              <w:tab/>
            </w:r>
            <w:r w:rsidR="008B40D8" w:rsidRPr="0056137D">
              <w:rPr>
                <w:rStyle w:val="Hyperlink"/>
                <w:noProof/>
              </w:rPr>
              <w:t>Første gang du starter Visual Studio</w:t>
            </w:r>
            <w:r w:rsidR="008B40D8">
              <w:rPr>
                <w:noProof/>
                <w:webHidden/>
              </w:rPr>
              <w:tab/>
            </w:r>
            <w:r w:rsidR="008B40D8">
              <w:rPr>
                <w:noProof/>
                <w:webHidden/>
              </w:rPr>
              <w:fldChar w:fldCharType="begin"/>
            </w:r>
            <w:r w:rsidR="008B40D8">
              <w:rPr>
                <w:noProof/>
                <w:webHidden/>
              </w:rPr>
              <w:instrText xml:space="preserve"> PAGEREF _Toc529513406 \h </w:instrText>
            </w:r>
            <w:r w:rsidR="008B40D8">
              <w:rPr>
                <w:noProof/>
                <w:webHidden/>
              </w:rPr>
            </w:r>
            <w:r w:rsidR="008B40D8">
              <w:rPr>
                <w:noProof/>
                <w:webHidden/>
              </w:rPr>
              <w:fldChar w:fldCharType="separate"/>
            </w:r>
            <w:r w:rsidR="00020C46">
              <w:rPr>
                <w:noProof/>
                <w:webHidden/>
              </w:rPr>
              <w:t>3</w:t>
            </w:r>
            <w:r w:rsidR="008B40D8">
              <w:rPr>
                <w:noProof/>
                <w:webHidden/>
              </w:rPr>
              <w:fldChar w:fldCharType="end"/>
            </w:r>
          </w:hyperlink>
        </w:p>
        <w:p w:rsidR="008B40D8" w:rsidRDefault="000E2A19">
          <w:pPr>
            <w:pStyle w:val="Indholdsfortegnelse1"/>
            <w:tabs>
              <w:tab w:val="left" w:pos="440"/>
              <w:tab w:val="right" w:leader="dot" w:pos="9628"/>
            </w:tabs>
            <w:rPr>
              <w:rFonts w:eastAsiaTheme="minorEastAsia" w:cstheme="minorBidi"/>
              <w:b w:val="0"/>
              <w:bCs w:val="0"/>
              <w:caps w:val="0"/>
              <w:noProof/>
              <w:sz w:val="22"/>
              <w:szCs w:val="22"/>
              <w:lang w:eastAsia="da-DK"/>
            </w:rPr>
          </w:pPr>
          <w:hyperlink w:anchor="_Toc529513407" w:history="1">
            <w:r w:rsidR="008B40D8" w:rsidRPr="0056137D">
              <w:rPr>
                <w:rStyle w:val="Hyperlink"/>
                <w:noProof/>
              </w:rPr>
              <w:t>2.</w:t>
            </w:r>
            <w:r w:rsidR="008B40D8">
              <w:rPr>
                <w:rFonts w:eastAsiaTheme="minorEastAsia" w:cstheme="minorBidi"/>
                <w:b w:val="0"/>
                <w:bCs w:val="0"/>
                <w:caps w:val="0"/>
                <w:noProof/>
                <w:sz w:val="22"/>
                <w:szCs w:val="22"/>
                <w:lang w:eastAsia="da-DK"/>
              </w:rPr>
              <w:tab/>
            </w:r>
            <w:r w:rsidR="008B40D8" w:rsidRPr="0056137D">
              <w:rPr>
                <w:rStyle w:val="Hyperlink"/>
                <w:noProof/>
              </w:rPr>
              <w:t>Opret nyt projekt</w:t>
            </w:r>
            <w:r w:rsidR="008B40D8">
              <w:rPr>
                <w:noProof/>
                <w:webHidden/>
              </w:rPr>
              <w:tab/>
            </w:r>
            <w:r w:rsidR="008B40D8">
              <w:rPr>
                <w:noProof/>
                <w:webHidden/>
              </w:rPr>
              <w:fldChar w:fldCharType="begin"/>
            </w:r>
            <w:r w:rsidR="008B40D8">
              <w:rPr>
                <w:noProof/>
                <w:webHidden/>
              </w:rPr>
              <w:instrText xml:space="preserve"> PAGEREF _Toc529513407 \h </w:instrText>
            </w:r>
            <w:r w:rsidR="008B40D8">
              <w:rPr>
                <w:noProof/>
                <w:webHidden/>
              </w:rPr>
            </w:r>
            <w:r w:rsidR="008B40D8">
              <w:rPr>
                <w:noProof/>
                <w:webHidden/>
              </w:rPr>
              <w:fldChar w:fldCharType="separate"/>
            </w:r>
            <w:r w:rsidR="00020C46">
              <w:rPr>
                <w:noProof/>
                <w:webHidden/>
              </w:rPr>
              <w:t>4</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08" w:history="1">
            <w:r w:rsidR="008B40D8" w:rsidRPr="0056137D">
              <w:rPr>
                <w:rStyle w:val="Hyperlink"/>
                <w:noProof/>
              </w:rPr>
              <w:t>2.1.</w:t>
            </w:r>
            <w:r w:rsidR="008B40D8">
              <w:rPr>
                <w:rFonts w:eastAsiaTheme="minorEastAsia" w:cstheme="minorBidi"/>
                <w:smallCaps w:val="0"/>
                <w:noProof/>
                <w:sz w:val="22"/>
                <w:szCs w:val="22"/>
                <w:lang w:eastAsia="da-DK"/>
              </w:rPr>
              <w:tab/>
            </w:r>
            <w:r w:rsidR="008B40D8" w:rsidRPr="0056137D">
              <w:rPr>
                <w:rStyle w:val="Hyperlink"/>
                <w:noProof/>
              </w:rPr>
              <w:t>Indstilling af default folder</w:t>
            </w:r>
            <w:r w:rsidR="008B40D8">
              <w:rPr>
                <w:noProof/>
                <w:webHidden/>
              </w:rPr>
              <w:tab/>
            </w:r>
            <w:r w:rsidR="008B40D8">
              <w:rPr>
                <w:noProof/>
                <w:webHidden/>
              </w:rPr>
              <w:fldChar w:fldCharType="begin"/>
            </w:r>
            <w:r w:rsidR="008B40D8">
              <w:rPr>
                <w:noProof/>
                <w:webHidden/>
              </w:rPr>
              <w:instrText xml:space="preserve"> PAGEREF _Toc529513408 \h </w:instrText>
            </w:r>
            <w:r w:rsidR="008B40D8">
              <w:rPr>
                <w:noProof/>
                <w:webHidden/>
              </w:rPr>
            </w:r>
            <w:r w:rsidR="008B40D8">
              <w:rPr>
                <w:noProof/>
                <w:webHidden/>
              </w:rPr>
              <w:fldChar w:fldCharType="separate"/>
            </w:r>
            <w:r w:rsidR="00020C46">
              <w:rPr>
                <w:noProof/>
                <w:webHidden/>
              </w:rPr>
              <w:t>6</w:t>
            </w:r>
            <w:r w:rsidR="008B40D8">
              <w:rPr>
                <w:noProof/>
                <w:webHidden/>
              </w:rPr>
              <w:fldChar w:fldCharType="end"/>
            </w:r>
          </w:hyperlink>
        </w:p>
        <w:p w:rsidR="008B40D8" w:rsidRDefault="000E2A19">
          <w:pPr>
            <w:pStyle w:val="Indholdsfortegnelse1"/>
            <w:tabs>
              <w:tab w:val="left" w:pos="440"/>
              <w:tab w:val="right" w:leader="dot" w:pos="9628"/>
            </w:tabs>
            <w:rPr>
              <w:rFonts w:eastAsiaTheme="minorEastAsia" w:cstheme="minorBidi"/>
              <w:b w:val="0"/>
              <w:bCs w:val="0"/>
              <w:caps w:val="0"/>
              <w:noProof/>
              <w:sz w:val="22"/>
              <w:szCs w:val="22"/>
              <w:lang w:eastAsia="da-DK"/>
            </w:rPr>
          </w:pPr>
          <w:hyperlink w:anchor="_Toc529513409" w:history="1">
            <w:r w:rsidR="008B40D8" w:rsidRPr="0056137D">
              <w:rPr>
                <w:rStyle w:val="Hyperlink"/>
                <w:noProof/>
              </w:rPr>
              <w:t>3.</w:t>
            </w:r>
            <w:r w:rsidR="008B40D8">
              <w:rPr>
                <w:rFonts w:eastAsiaTheme="minorEastAsia" w:cstheme="minorBidi"/>
                <w:b w:val="0"/>
                <w:bCs w:val="0"/>
                <w:caps w:val="0"/>
                <w:noProof/>
                <w:sz w:val="22"/>
                <w:szCs w:val="22"/>
                <w:lang w:eastAsia="da-DK"/>
              </w:rPr>
              <w:tab/>
            </w:r>
            <w:r w:rsidR="008B40D8" w:rsidRPr="0056137D">
              <w:rPr>
                <w:rStyle w:val="Hyperlink"/>
                <w:noProof/>
              </w:rPr>
              <w:t>Find rundt i det nye projekt</w:t>
            </w:r>
            <w:r w:rsidR="008B40D8">
              <w:rPr>
                <w:noProof/>
                <w:webHidden/>
              </w:rPr>
              <w:tab/>
            </w:r>
            <w:r w:rsidR="008B40D8">
              <w:rPr>
                <w:noProof/>
                <w:webHidden/>
              </w:rPr>
              <w:fldChar w:fldCharType="begin"/>
            </w:r>
            <w:r w:rsidR="008B40D8">
              <w:rPr>
                <w:noProof/>
                <w:webHidden/>
              </w:rPr>
              <w:instrText xml:space="preserve"> PAGEREF _Toc529513409 \h </w:instrText>
            </w:r>
            <w:r w:rsidR="008B40D8">
              <w:rPr>
                <w:noProof/>
                <w:webHidden/>
              </w:rPr>
            </w:r>
            <w:r w:rsidR="008B40D8">
              <w:rPr>
                <w:noProof/>
                <w:webHidden/>
              </w:rPr>
              <w:fldChar w:fldCharType="separate"/>
            </w:r>
            <w:r w:rsidR="00020C46">
              <w:rPr>
                <w:noProof/>
                <w:webHidden/>
              </w:rPr>
              <w:t>7</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10" w:history="1">
            <w:r w:rsidR="008B40D8" w:rsidRPr="0056137D">
              <w:rPr>
                <w:rStyle w:val="Hyperlink"/>
                <w:noProof/>
              </w:rPr>
              <w:t>3.1.</w:t>
            </w:r>
            <w:r w:rsidR="008B40D8">
              <w:rPr>
                <w:rFonts w:eastAsiaTheme="minorEastAsia" w:cstheme="minorBidi"/>
                <w:smallCaps w:val="0"/>
                <w:noProof/>
                <w:sz w:val="22"/>
                <w:szCs w:val="22"/>
                <w:lang w:eastAsia="da-DK"/>
              </w:rPr>
              <w:tab/>
            </w:r>
            <w:r w:rsidR="008B40D8" w:rsidRPr="0056137D">
              <w:rPr>
                <w:rStyle w:val="Hyperlink"/>
                <w:noProof/>
                <w:lang w:val="en-US"/>
              </w:rPr>
              <w:t>Hello world</w:t>
            </w:r>
            <w:r w:rsidR="008B40D8" w:rsidRPr="0056137D">
              <w:rPr>
                <w:rStyle w:val="Hyperlink"/>
                <w:noProof/>
              </w:rPr>
              <w:t xml:space="preserve"> og ‘;’</w:t>
            </w:r>
            <w:r w:rsidR="008B40D8">
              <w:rPr>
                <w:noProof/>
                <w:webHidden/>
              </w:rPr>
              <w:tab/>
            </w:r>
            <w:r w:rsidR="008B40D8">
              <w:rPr>
                <w:noProof/>
                <w:webHidden/>
              </w:rPr>
              <w:fldChar w:fldCharType="begin"/>
            </w:r>
            <w:r w:rsidR="008B40D8">
              <w:rPr>
                <w:noProof/>
                <w:webHidden/>
              </w:rPr>
              <w:instrText xml:space="preserve"> PAGEREF _Toc529513410 \h </w:instrText>
            </w:r>
            <w:r w:rsidR="008B40D8">
              <w:rPr>
                <w:noProof/>
                <w:webHidden/>
              </w:rPr>
            </w:r>
            <w:r w:rsidR="008B40D8">
              <w:rPr>
                <w:noProof/>
                <w:webHidden/>
              </w:rPr>
              <w:fldChar w:fldCharType="separate"/>
            </w:r>
            <w:r w:rsidR="00020C46">
              <w:rPr>
                <w:noProof/>
                <w:webHidden/>
              </w:rPr>
              <w:t>8</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11" w:history="1">
            <w:r w:rsidR="008B40D8" w:rsidRPr="0056137D">
              <w:rPr>
                <w:rStyle w:val="Hyperlink"/>
                <w:noProof/>
              </w:rPr>
              <w:t>3.2.</w:t>
            </w:r>
            <w:r w:rsidR="008B40D8">
              <w:rPr>
                <w:rFonts w:eastAsiaTheme="minorEastAsia" w:cstheme="minorBidi"/>
                <w:smallCaps w:val="0"/>
                <w:noProof/>
                <w:sz w:val="22"/>
                <w:szCs w:val="22"/>
                <w:lang w:eastAsia="da-DK"/>
              </w:rPr>
              <w:tab/>
            </w:r>
            <w:r w:rsidR="008B40D8" w:rsidRPr="0056137D">
              <w:rPr>
                <w:rStyle w:val="Hyperlink"/>
                <w:noProof/>
              </w:rPr>
              <w:t>Afbryd programmet</w:t>
            </w:r>
            <w:r w:rsidR="008B40D8">
              <w:rPr>
                <w:noProof/>
                <w:webHidden/>
              </w:rPr>
              <w:tab/>
            </w:r>
            <w:r w:rsidR="008B40D8">
              <w:rPr>
                <w:noProof/>
                <w:webHidden/>
              </w:rPr>
              <w:fldChar w:fldCharType="begin"/>
            </w:r>
            <w:r w:rsidR="008B40D8">
              <w:rPr>
                <w:noProof/>
                <w:webHidden/>
              </w:rPr>
              <w:instrText xml:space="preserve"> PAGEREF _Toc529513411 \h </w:instrText>
            </w:r>
            <w:r w:rsidR="008B40D8">
              <w:rPr>
                <w:noProof/>
                <w:webHidden/>
              </w:rPr>
            </w:r>
            <w:r w:rsidR="008B40D8">
              <w:rPr>
                <w:noProof/>
                <w:webHidden/>
              </w:rPr>
              <w:fldChar w:fldCharType="separate"/>
            </w:r>
            <w:r w:rsidR="00020C46">
              <w:rPr>
                <w:noProof/>
                <w:webHidden/>
              </w:rPr>
              <w:t>9</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12" w:history="1">
            <w:r w:rsidR="008B40D8" w:rsidRPr="0056137D">
              <w:rPr>
                <w:rStyle w:val="Hyperlink"/>
                <w:noProof/>
              </w:rPr>
              <w:t>3.3.</w:t>
            </w:r>
            <w:r w:rsidR="008B40D8">
              <w:rPr>
                <w:rFonts w:eastAsiaTheme="minorEastAsia" w:cstheme="minorBidi"/>
                <w:smallCaps w:val="0"/>
                <w:noProof/>
                <w:sz w:val="22"/>
                <w:szCs w:val="22"/>
                <w:lang w:eastAsia="da-DK"/>
              </w:rPr>
              <w:tab/>
            </w:r>
            <w:r w:rsidR="008B40D8" w:rsidRPr="0056137D">
              <w:rPr>
                <w:rStyle w:val="Hyperlink"/>
                <w:noProof/>
              </w:rPr>
              <w:t>Find Solution Explorer (igen)</w:t>
            </w:r>
            <w:r w:rsidR="008B40D8">
              <w:rPr>
                <w:noProof/>
                <w:webHidden/>
              </w:rPr>
              <w:tab/>
            </w:r>
            <w:r w:rsidR="008B40D8">
              <w:rPr>
                <w:noProof/>
                <w:webHidden/>
              </w:rPr>
              <w:fldChar w:fldCharType="begin"/>
            </w:r>
            <w:r w:rsidR="008B40D8">
              <w:rPr>
                <w:noProof/>
                <w:webHidden/>
              </w:rPr>
              <w:instrText xml:space="preserve"> PAGEREF _Toc529513412 \h </w:instrText>
            </w:r>
            <w:r w:rsidR="008B40D8">
              <w:rPr>
                <w:noProof/>
                <w:webHidden/>
              </w:rPr>
            </w:r>
            <w:r w:rsidR="008B40D8">
              <w:rPr>
                <w:noProof/>
                <w:webHidden/>
              </w:rPr>
              <w:fldChar w:fldCharType="separate"/>
            </w:r>
            <w:r w:rsidR="00020C46">
              <w:rPr>
                <w:noProof/>
                <w:webHidden/>
              </w:rPr>
              <w:t>9</w:t>
            </w:r>
            <w:r w:rsidR="008B40D8">
              <w:rPr>
                <w:noProof/>
                <w:webHidden/>
              </w:rPr>
              <w:fldChar w:fldCharType="end"/>
            </w:r>
          </w:hyperlink>
        </w:p>
        <w:p w:rsidR="008B40D8" w:rsidRDefault="000E2A19">
          <w:pPr>
            <w:pStyle w:val="Indholdsfortegnelse1"/>
            <w:tabs>
              <w:tab w:val="left" w:pos="440"/>
              <w:tab w:val="right" w:leader="dot" w:pos="9628"/>
            </w:tabs>
            <w:rPr>
              <w:rFonts w:eastAsiaTheme="minorEastAsia" w:cstheme="minorBidi"/>
              <w:b w:val="0"/>
              <w:bCs w:val="0"/>
              <w:caps w:val="0"/>
              <w:noProof/>
              <w:sz w:val="22"/>
              <w:szCs w:val="22"/>
              <w:lang w:eastAsia="da-DK"/>
            </w:rPr>
          </w:pPr>
          <w:hyperlink w:anchor="_Toc529513413" w:history="1">
            <w:r w:rsidR="008B40D8" w:rsidRPr="0056137D">
              <w:rPr>
                <w:rStyle w:val="Hyperlink"/>
                <w:noProof/>
              </w:rPr>
              <w:t>4.</w:t>
            </w:r>
            <w:r w:rsidR="008B40D8">
              <w:rPr>
                <w:rFonts w:eastAsiaTheme="minorEastAsia" w:cstheme="minorBidi"/>
                <w:b w:val="0"/>
                <w:bCs w:val="0"/>
                <w:caps w:val="0"/>
                <w:noProof/>
                <w:sz w:val="22"/>
                <w:szCs w:val="22"/>
                <w:lang w:eastAsia="da-DK"/>
              </w:rPr>
              <w:tab/>
            </w:r>
            <w:r w:rsidR="008B40D8" w:rsidRPr="0056137D">
              <w:rPr>
                <w:rStyle w:val="Hyperlink"/>
                <w:noProof/>
              </w:rPr>
              <w:t>Introduktion til debug</w:t>
            </w:r>
            <w:r w:rsidR="008B40D8">
              <w:rPr>
                <w:noProof/>
                <w:webHidden/>
              </w:rPr>
              <w:tab/>
            </w:r>
            <w:r w:rsidR="008B40D8">
              <w:rPr>
                <w:noProof/>
                <w:webHidden/>
              </w:rPr>
              <w:fldChar w:fldCharType="begin"/>
            </w:r>
            <w:r w:rsidR="008B40D8">
              <w:rPr>
                <w:noProof/>
                <w:webHidden/>
              </w:rPr>
              <w:instrText xml:space="preserve"> PAGEREF _Toc529513413 \h </w:instrText>
            </w:r>
            <w:r w:rsidR="008B40D8">
              <w:rPr>
                <w:noProof/>
                <w:webHidden/>
              </w:rPr>
            </w:r>
            <w:r w:rsidR="008B40D8">
              <w:rPr>
                <w:noProof/>
                <w:webHidden/>
              </w:rPr>
              <w:fldChar w:fldCharType="separate"/>
            </w:r>
            <w:r w:rsidR="00020C46">
              <w:rPr>
                <w:noProof/>
                <w:webHidden/>
              </w:rPr>
              <w:t>10</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14" w:history="1">
            <w:r w:rsidR="008B40D8" w:rsidRPr="0056137D">
              <w:rPr>
                <w:rStyle w:val="Hyperlink"/>
                <w:noProof/>
                <w:lang w:val="en-US"/>
              </w:rPr>
              <w:t>4.1.</w:t>
            </w:r>
            <w:r w:rsidR="008B40D8">
              <w:rPr>
                <w:rFonts w:eastAsiaTheme="minorEastAsia" w:cstheme="minorBidi"/>
                <w:smallCaps w:val="0"/>
                <w:noProof/>
                <w:sz w:val="22"/>
                <w:szCs w:val="22"/>
                <w:lang w:eastAsia="da-DK"/>
              </w:rPr>
              <w:tab/>
            </w:r>
            <w:r w:rsidR="008B40D8" w:rsidRPr="0056137D">
              <w:rPr>
                <w:rStyle w:val="Hyperlink"/>
                <w:noProof/>
                <w:lang w:val="en-US"/>
              </w:rPr>
              <w:t>Breakpoints</w:t>
            </w:r>
            <w:r w:rsidR="008B40D8">
              <w:rPr>
                <w:noProof/>
                <w:webHidden/>
              </w:rPr>
              <w:tab/>
            </w:r>
            <w:r w:rsidR="008B40D8">
              <w:rPr>
                <w:noProof/>
                <w:webHidden/>
              </w:rPr>
              <w:fldChar w:fldCharType="begin"/>
            </w:r>
            <w:r w:rsidR="008B40D8">
              <w:rPr>
                <w:noProof/>
                <w:webHidden/>
              </w:rPr>
              <w:instrText xml:space="preserve"> PAGEREF _Toc529513414 \h </w:instrText>
            </w:r>
            <w:r w:rsidR="008B40D8">
              <w:rPr>
                <w:noProof/>
                <w:webHidden/>
              </w:rPr>
            </w:r>
            <w:r w:rsidR="008B40D8">
              <w:rPr>
                <w:noProof/>
                <w:webHidden/>
              </w:rPr>
              <w:fldChar w:fldCharType="separate"/>
            </w:r>
            <w:r w:rsidR="00020C46">
              <w:rPr>
                <w:noProof/>
                <w:webHidden/>
              </w:rPr>
              <w:t>11</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15" w:history="1">
            <w:r w:rsidR="008B40D8" w:rsidRPr="0056137D">
              <w:rPr>
                <w:rStyle w:val="Hyperlink"/>
                <w:noProof/>
              </w:rPr>
              <w:t>4.2.</w:t>
            </w:r>
            <w:r w:rsidR="008B40D8">
              <w:rPr>
                <w:rFonts w:eastAsiaTheme="minorEastAsia" w:cstheme="minorBidi"/>
                <w:smallCaps w:val="0"/>
                <w:noProof/>
                <w:sz w:val="22"/>
                <w:szCs w:val="22"/>
                <w:lang w:eastAsia="da-DK"/>
              </w:rPr>
              <w:tab/>
            </w:r>
            <w:r w:rsidR="008B40D8" w:rsidRPr="0056137D">
              <w:rPr>
                <w:rStyle w:val="Hyperlink"/>
                <w:noProof/>
              </w:rPr>
              <w:t>At steppe sig gennem programmet</w:t>
            </w:r>
            <w:r w:rsidR="008B40D8">
              <w:rPr>
                <w:noProof/>
                <w:webHidden/>
              </w:rPr>
              <w:tab/>
            </w:r>
            <w:r w:rsidR="008B40D8">
              <w:rPr>
                <w:noProof/>
                <w:webHidden/>
              </w:rPr>
              <w:fldChar w:fldCharType="begin"/>
            </w:r>
            <w:r w:rsidR="008B40D8">
              <w:rPr>
                <w:noProof/>
                <w:webHidden/>
              </w:rPr>
              <w:instrText xml:space="preserve"> PAGEREF _Toc529513415 \h </w:instrText>
            </w:r>
            <w:r w:rsidR="008B40D8">
              <w:rPr>
                <w:noProof/>
                <w:webHidden/>
              </w:rPr>
            </w:r>
            <w:r w:rsidR="008B40D8">
              <w:rPr>
                <w:noProof/>
                <w:webHidden/>
              </w:rPr>
              <w:fldChar w:fldCharType="separate"/>
            </w:r>
            <w:r w:rsidR="00020C46">
              <w:rPr>
                <w:noProof/>
                <w:webHidden/>
              </w:rPr>
              <w:t>11</w:t>
            </w:r>
            <w:r w:rsidR="008B40D8">
              <w:rPr>
                <w:noProof/>
                <w:webHidden/>
              </w:rPr>
              <w:fldChar w:fldCharType="end"/>
            </w:r>
          </w:hyperlink>
        </w:p>
        <w:p w:rsidR="008B40D8" w:rsidRDefault="000E2A19">
          <w:pPr>
            <w:pStyle w:val="Indholdsfortegnelse2"/>
            <w:tabs>
              <w:tab w:val="left" w:pos="880"/>
              <w:tab w:val="right" w:leader="dot" w:pos="9628"/>
            </w:tabs>
            <w:rPr>
              <w:rFonts w:eastAsiaTheme="minorEastAsia" w:cstheme="minorBidi"/>
              <w:smallCaps w:val="0"/>
              <w:noProof/>
              <w:sz w:val="22"/>
              <w:szCs w:val="22"/>
              <w:lang w:eastAsia="da-DK"/>
            </w:rPr>
          </w:pPr>
          <w:hyperlink w:anchor="_Toc529513416" w:history="1">
            <w:r w:rsidR="008B40D8" w:rsidRPr="0056137D">
              <w:rPr>
                <w:rStyle w:val="Hyperlink"/>
                <w:noProof/>
              </w:rPr>
              <w:t>4.3.</w:t>
            </w:r>
            <w:r w:rsidR="008B40D8">
              <w:rPr>
                <w:rFonts w:eastAsiaTheme="minorEastAsia" w:cstheme="minorBidi"/>
                <w:smallCaps w:val="0"/>
                <w:noProof/>
                <w:sz w:val="22"/>
                <w:szCs w:val="22"/>
                <w:lang w:eastAsia="da-DK"/>
              </w:rPr>
              <w:tab/>
            </w:r>
            <w:r w:rsidR="008B40D8" w:rsidRPr="0056137D">
              <w:rPr>
                <w:rStyle w:val="Hyperlink"/>
                <w:noProof/>
              </w:rPr>
              <w:t>Vigtige debug-vinduer</w:t>
            </w:r>
            <w:r w:rsidR="008B40D8">
              <w:rPr>
                <w:noProof/>
                <w:webHidden/>
              </w:rPr>
              <w:tab/>
            </w:r>
            <w:r w:rsidR="008B40D8">
              <w:rPr>
                <w:noProof/>
                <w:webHidden/>
              </w:rPr>
              <w:fldChar w:fldCharType="begin"/>
            </w:r>
            <w:r w:rsidR="008B40D8">
              <w:rPr>
                <w:noProof/>
                <w:webHidden/>
              </w:rPr>
              <w:instrText xml:space="preserve"> PAGEREF _Toc529513416 \h </w:instrText>
            </w:r>
            <w:r w:rsidR="008B40D8">
              <w:rPr>
                <w:noProof/>
                <w:webHidden/>
              </w:rPr>
            </w:r>
            <w:r w:rsidR="008B40D8">
              <w:rPr>
                <w:noProof/>
                <w:webHidden/>
              </w:rPr>
              <w:fldChar w:fldCharType="separate"/>
            </w:r>
            <w:r w:rsidR="00020C46">
              <w:rPr>
                <w:noProof/>
                <w:webHidden/>
              </w:rPr>
              <w:t>12</w:t>
            </w:r>
            <w:r w:rsidR="008B40D8">
              <w:rPr>
                <w:noProof/>
                <w:webHidden/>
              </w:rPr>
              <w:fldChar w:fldCharType="end"/>
            </w:r>
          </w:hyperlink>
        </w:p>
        <w:p w:rsidR="008B40D8" w:rsidRDefault="000E2A19">
          <w:pPr>
            <w:pStyle w:val="Indholdsfortegnelse3"/>
            <w:tabs>
              <w:tab w:val="left" w:pos="1320"/>
              <w:tab w:val="right" w:leader="dot" w:pos="9628"/>
            </w:tabs>
            <w:rPr>
              <w:rFonts w:eastAsiaTheme="minorEastAsia" w:cstheme="minorBidi"/>
              <w:i w:val="0"/>
              <w:iCs w:val="0"/>
              <w:noProof/>
              <w:sz w:val="22"/>
              <w:szCs w:val="22"/>
              <w:lang w:eastAsia="da-DK"/>
            </w:rPr>
          </w:pPr>
          <w:hyperlink w:anchor="_Toc529513417" w:history="1">
            <w:r w:rsidR="008B40D8" w:rsidRPr="0056137D">
              <w:rPr>
                <w:rStyle w:val="Hyperlink"/>
                <w:noProof/>
              </w:rPr>
              <w:t>4.3.1.</w:t>
            </w:r>
            <w:r w:rsidR="008B40D8">
              <w:rPr>
                <w:rFonts w:eastAsiaTheme="minorEastAsia" w:cstheme="minorBidi"/>
                <w:i w:val="0"/>
                <w:iCs w:val="0"/>
                <w:noProof/>
                <w:sz w:val="22"/>
                <w:szCs w:val="22"/>
                <w:lang w:eastAsia="da-DK"/>
              </w:rPr>
              <w:tab/>
            </w:r>
            <w:r w:rsidR="008B40D8" w:rsidRPr="0056137D">
              <w:rPr>
                <w:rStyle w:val="Hyperlink"/>
                <w:noProof/>
              </w:rPr>
              <w:t>Vinduet Autos</w:t>
            </w:r>
            <w:r w:rsidR="008B40D8">
              <w:rPr>
                <w:noProof/>
                <w:webHidden/>
              </w:rPr>
              <w:tab/>
            </w:r>
            <w:r w:rsidR="008B40D8">
              <w:rPr>
                <w:noProof/>
                <w:webHidden/>
              </w:rPr>
              <w:fldChar w:fldCharType="begin"/>
            </w:r>
            <w:r w:rsidR="008B40D8">
              <w:rPr>
                <w:noProof/>
                <w:webHidden/>
              </w:rPr>
              <w:instrText xml:space="preserve"> PAGEREF _Toc529513417 \h </w:instrText>
            </w:r>
            <w:r w:rsidR="008B40D8">
              <w:rPr>
                <w:noProof/>
                <w:webHidden/>
              </w:rPr>
            </w:r>
            <w:r w:rsidR="008B40D8">
              <w:rPr>
                <w:noProof/>
                <w:webHidden/>
              </w:rPr>
              <w:fldChar w:fldCharType="separate"/>
            </w:r>
            <w:r w:rsidR="00020C46">
              <w:rPr>
                <w:noProof/>
                <w:webHidden/>
              </w:rPr>
              <w:t>12</w:t>
            </w:r>
            <w:r w:rsidR="008B40D8">
              <w:rPr>
                <w:noProof/>
                <w:webHidden/>
              </w:rPr>
              <w:fldChar w:fldCharType="end"/>
            </w:r>
          </w:hyperlink>
        </w:p>
        <w:p w:rsidR="008B40D8" w:rsidRDefault="000E2A19">
          <w:pPr>
            <w:pStyle w:val="Indholdsfortegnelse3"/>
            <w:tabs>
              <w:tab w:val="left" w:pos="1320"/>
              <w:tab w:val="right" w:leader="dot" w:pos="9628"/>
            </w:tabs>
            <w:rPr>
              <w:rFonts w:eastAsiaTheme="minorEastAsia" w:cstheme="minorBidi"/>
              <w:i w:val="0"/>
              <w:iCs w:val="0"/>
              <w:noProof/>
              <w:sz w:val="22"/>
              <w:szCs w:val="22"/>
              <w:lang w:eastAsia="da-DK"/>
            </w:rPr>
          </w:pPr>
          <w:hyperlink w:anchor="_Toc529513418" w:history="1">
            <w:r w:rsidR="008B40D8" w:rsidRPr="0056137D">
              <w:rPr>
                <w:rStyle w:val="Hyperlink"/>
                <w:noProof/>
              </w:rPr>
              <w:t>4.3.2.</w:t>
            </w:r>
            <w:r w:rsidR="008B40D8">
              <w:rPr>
                <w:rFonts w:eastAsiaTheme="minorEastAsia" w:cstheme="minorBidi"/>
                <w:i w:val="0"/>
                <w:iCs w:val="0"/>
                <w:noProof/>
                <w:sz w:val="22"/>
                <w:szCs w:val="22"/>
                <w:lang w:eastAsia="da-DK"/>
              </w:rPr>
              <w:tab/>
            </w:r>
            <w:r w:rsidR="008B40D8" w:rsidRPr="0056137D">
              <w:rPr>
                <w:rStyle w:val="Hyperlink"/>
                <w:noProof/>
              </w:rPr>
              <w:t>Vinduet Locals</w:t>
            </w:r>
            <w:r w:rsidR="008B40D8">
              <w:rPr>
                <w:noProof/>
                <w:webHidden/>
              </w:rPr>
              <w:tab/>
            </w:r>
            <w:r w:rsidR="008B40D8">
              <w:rPr>
                <w:noProof/>
                <w:webHidden/>
              </w:rPr>
              <w:fldChar w:fldCharType="begin"/>
            </w:r>
            <w:r w:rsidR="008B40D8">
              <w:rPr>
                <w:noProof/>
                <w:webHidden/>
              </w:rPr>
              <w:instrText xml:space="preserve"> PAGEREF _Toc529513418 \h </w:instrText>
            </w:r>
            <w:r w:rsidR="008B40D8">
              <w:rPr>
                <w:noProof/>
                <w:webHidden/>
              </w:rPr>
            </w:r>
            <w:r w:rsidR="008B40D8">
              <w:rPr>
                <w:noProof/>
                <w:webHidden/>
              </w:rPr>
              <w:fldChar w:fldCharType="separate"/>
            </w:r>
            <w:r w:rsidR="00020C46">
              <w:rPr>
                <w:noProof/>
                <w:webHidden/>
              </w:rPr>
              <w:t>14</w:t>
            </w:r>
            <w:r w:rsidR="008B40D8">
              <w:rPr>
                <w:noProof/>
                <w:webHidden/>
              </w:rPr>
              <w:fldChar w:fldCharType="end"/>
            </w:r>
          </w:hyperlink>
        </w:p>
        <w:p w:rsidR="008B40D8" w:rsidRDefault="000E2A19">
          <w:pPr>
            <w:pStyle w:val="Indholdsfortegnelse3"/>
            <w:tabs>
              <w:tab w:val="left" w:pos="1320"/>
              <w:tab w:val="right" w:leader="dot" w:pos="9628"/>
            </w:tabs>
            <w:rPr>
              <w:rFonts w:eastAsiaTheme="minorEastAsia" w:cstheme="minorBidi"/>
              <w:i w:val="0"/>
              <w:iCs w:val="0"/>
              <w:noProof/>
              <w:sz w:val="22"/>
              <w:szCs w:val="22"/>
              <w:lang w:eastAsia="da-DK"/>
            </w:rPr>
          </w:pPr>
          <w:hyperlink w:anchor="_Toc529513419" w:history="1">
            <w:r w:rsidR="008B40D8" w:rsidRPr="0056137D">
              <w:rPr>
                <w:rStyle w:val="Hyperlink"/>
                <w:noProof/>
              </w:rPr>
              <w:t>4.3.3.</w:t>
            </w:r>
            <w:r w:rsidR="008B40D8">
              <w:rPr>
                <w:rFonts w:eastAsiaTheme="minorEastAsia" w:cstheme="minorBidi"/>
                <w:i w:val="0"/>
                <w:iCs w:val="0"/>
                <w:noProof/>
                <w:sz w:val="22"/>
                <w:szCs w:val="22"/>
                <w:lang w:eastAsia="da-DK"/>
              </w:rPr>
              <w:tab/>
            </w:r>
            <w:r w:rsidR="008B40D8" w:rsidRPr="0056137D">
              <w:rPr>
                <w:rStyle w:val="Hyperlink"/>
                <w:noProof/>
              </w:rPr>
              <w:t>Watch-vinduerne</w:t>
            </w:r>
            <w:r w:rsidR="008B40D8">
              <w:rPr>
                <w:noProof/>
                <w:webHidden/>
              </w:rPr>
              <w:tab/>
            </w:r>
            <w:r w:rsidR="008B40D8">
              <w:rPr>
                <w:noProof/>
                <w:webHidden/>
              </w:rPr>
              <w:fldChar w:fldCharType="begin"/>
            </w:r>
            <w:r w:rsidR="008B40D8">
              <w:rPr>
                <w:noProof/>
                <w:webHidden/>
              </w:rPr>
              <w:instrText xml:space="preserve"> PAGEREF _Toc529513419 \h </w:instrText>
            </w:r>
            <w:r w:rsidR="008B40D8">
              <w:rPr>
                <w:noProof/>
                <w:webHidden/>
              </w:rPr>
            </w:r>
            <w:r w:rsidR="008B40D8">
              <w:rPr>
                <w:noProof/>
                <w:webHidden/>
              </w:rPr>
              <w:fldChar w:fldCharType="separate"/>
            </w:r>
            <w:r w:rsidR="00020C46">
              <w:rPr>
                <w:noProof/>
                <w:webHidden/>
              </w:rPr>
              <w:t>15</w:t>
            </w:r>
            <w:r w:rsidR="008B40D8">
              <w:rPr>
                <w:noProof/>
                <w:webHidden/>
              </w:rPr>
              <w:fldChar w:fldCharType="end"/>
            </w:r>
          </w:hyperlink>
        </w:p>
        <w:p w:rsidR="008B40D8" w:rsidRDefault="000E2A19">
          <w:pPr>
            <w:pStyle w:val="Indholdsfortegnelse3"/>
            <w:tabs>
              <w:tab w:val="left" w:pos="1320"/>
              <w:tab w:val="right" w:leader="dot" w:pos="9628"/>
            </w:tabs>
            <w:rPr>
              <w:rFonts w:eastAsiaTheme="minorEastAsia" w:cstheme="minorBidi"/>
              <w:i w:val="0"/>
              <w:iCs w:val="0"/>
              <w:noProof/>
              <w:sz w:val="22"/>
              <w:szCs w:val="22"/>
              <w:lang w:eastAsia="da-DK"/>
            </w:rPr>
          </w:pPr>
          <w:hyperlink w:anchor="_Toc529513420" w:history="1">
            <w:r w:rsidR="008B40D8" w:rsidRPr="0056137D">
              <w:rPr>
                <w:rStyle w:val="Hyperlink"/>
                <w:noProof/>
                <w:lang w:val="en-US"/>
              </w:rPr>
              <w:t>4.3.4.</w:t>
            </w:r>
            <w:r w:rsidR="008B40D8">
              <w:rPr>
                <w:rFonts w:eastAsiaTheme="minorEastAsia" w:cstheme="minorBidi"/>
                <w:i w:val="0"/>
                <w:iCs w:val="0"/>
                <w:noProof/>
                <w:sz w:val="22"/>
                <w:szCs w:val="22"/>
                <w:lang w:eastAsia="da-DK"/>
              </w:rPr>
              <w:tab/>
            </w:r>
            <w:r w:rsidR="008B40D8" w:rsidRPr="0056137D">
              <w:rPr>
                <w:rStyle w:val="Hyperlink"/>
                <w:noProof/>
              </w:rPr>
              <w:t xml:space="preserve">Vinduet </w:t>
            </w:r>
            <w:r w:rsidR="008B40D8" w:rsidRPr="0056137D">
              <w:rPr>
                <w:rStyle w:val="Hyperlink"/>
                <w:noProof/>
                <w:lang w:val="en-US"/>
              </w:rPr>
              <w:t>Call Stack</w:t>
            </w:r>
            <w:r w:rsidR="008B40D8">
              <w:rPr>
                <w:noProof/>
                <w:webHidden/>
              </w:rPr>
              <w:tab/>
            </w:r>
            <w:r w:rsidR="008B40D8">
              <w:rPr>
                <w:noProof/>
                <w:webHidden/>
              </w:rPr>
              <w:fldChar w:fldCharType="begin"/>
            </w:r>
            <w:r w:rsidR="008B40D8">
              <w:rPr>
                <w:noProof/>
                <w:webHidden/>
              </w:rPr>
              <w:instrText xml:space="preserve"> PAGEREF _Toc529513420 \h </w:instrText>
            </w:r>
            <w:r w:rsidR="008B40D8">
              <w:rPr>
                <w:noProof/>
                <w:webHidden/>
              </w:rPr>
            </w:r>
            <w:r w:rsidR="008B40D8">
              <w:rPr>
                <w:noProof/>
                <w:webHidden/>
              </w:rPr>
              <w:fldChar w:fldCharType="separate"/>
            </w:r>
            <w:r w:rsidR="00020C46">
              <w:rPr>
                <w:noProof/>
                <w:webHidden/>
              </w:rPr>
              <w:t>15</w:t>
            </w:r>
            <w:r w:rsidR="008B40D8">
              <w:rPr>
                <w:noProof/>
                <w:webHidden/>
              </w:rPr>
              <w:fldChar w:fldCharType="end"/>
            </w:r>
          </w:hyperlink>
        </w:p>
        <w:p w:rsidR="00720451" w:rsidRDefault="002C0077">
          <w:r>
            <w:fldChar w:fldCharType="end"/>
          </w:r>
        </w:p>
      </w:sdtContent>
    </w:sdt>
    <w:p w:rsidR="00720451" w:rsidRDefault="00720451">
      <w:pPr>
        <w:rPr>
          <w:rFonts w:asciiTheme="majorHAnsi" w:eastAsiaTheme="majorEastAsia" w:hAnsiTheme="majorHAnsi" w:cstheme="majorBidi"/>
          <w:color w:val="0F7D3F"/>
          <w:sz w:val="32"/>
          <w:szCs w:val="32"/>
        </w:rPr>
      </w:pPr>
      <w:r>
        <w:br w:type="page"/>
      </w:r>
    </w:p>
    <w:p w:rsidR="005E144B" w:rsidRDefault="005E144B" w:rsidP="00D3578E">
      <w:pPr>
        <w:pStyle w:val="Overskrift1"/>
      </w:pPr>
      <w:bookmarkStart w:id="0" w:name="_Toc529290557"/>
      <w:bookmarkStart w:id="1" w:name="_Toc529513404"/>
      <w:r>
        <w:lastRenderedPageBreak/>
        <w:t>Version 2017 vs. 2019</w:t>
      </w:r>
    </w:p>
    <w:p w:rsidR="005E144B" w:rsidRPr="005E144B" w:rsidRDefault="005E144B" w:rsidP="005E144B">
      <w:r>
        <w:t>Denne introduktion til Visual Studio er baseret på Visual Studio 2017. Den burde benytte 2019 (jeg retter den til når jeg får tid). Det betyder at udklippene ser lidt anderledes ud i dette dokument end det gør i Visual Studio 2019, så prøv at abstrahere fra det. Bed om hjælp hvis du bliver forvirret.</w:t>
      </w:r>
    </w:p>
    <w:p w:rsidR="005E144B" w:rsidRDefault="005E144B" w:rsidP="00D3578E">
      <w:pPr>
        <w:pStyle w:val="Overskrift1"/>
      </w:pPr>
      <w:r>
        <w:t>Installation af Visual Studio 2019</w:t>
      </w:r>
    </w:p>
    <w:p w:rsidR="005E144B" w:rsidRDefault="005E144B" w:rsidP="005E144B">
      <w:r>
        <w:t xml:space="preserve">Undersøg først om </w:t>
      </w:r>
      <w:r w:rsidRPr="005E144B">
        <w:rPr>
          <w:i/>
          <w:lang w:val="en-US"/>
        </w:rPr>
        <w:t>Visual Studio 2019 Enterpri</w:t>
      </w:r>
      <w:r>
        <w:rPr>
          <w:i/>
          <w:lang w:val="en-US"/>
        </w:rPr>
        <w:t>s</w:t>
      </w:r>
      <w:r w:rsidRPr="005E144B">
        <w:rPr>
          <w:i/>
          <w:lang w:val="en-US"/>
        </w:rPr>
        <w:t>e edition</w:t>
      </w:r>
      <w:r>
        <w:t xml:space="preserve"> er installeret på din computer. Det er ikke sikkert da maskinerne tidligere som standard blev installeret med 2017.</w:t>
      </w:r>
    </w:p>
    <w:p w:rsidR="005E144B" w:rsidRDefault="005E144B" w:rsidP="005E144B">
      <w:pPr>
        <w:rPr>
          <w:i/>
          <w:lang w:val="en-US"/>
        </w:rPr>
      </w:pPr>
      <w:r>
        <w:t xml:space="preserve">Hvis du har den nye version, så spring dette afsnit over, ellers skal du have installeret </w:t>
      </w:r>
      <w:r w:rsidRPr="005E144B">
        <w:rPr>
          <w:i/>
          <w:lang w:val="en-US"/>
        </w:rPr>
        <w:t>Visual Studio 2019 Enterpri</w:t>
      </w:r>
      <w:r>
        <w:rPr>
          <w:i/>
          <w:lang w:val="en-US"/>
        </w:rPr>
        <w:t>s</w:t>
      </w:r>
      <w:r w:rsidRPr="005E144B">
        <w:rPr>
          <w:i/>
          <w:lang w:val="en-US"/>
        </w:rPr>
        <w:t>e edition</w:t>
      </w:r>
      <w:r>
        <w:rPr>
          <w:i/>
          <w:lang w:val="en-US"/>
        </w:rPr>
        <w:t>.</w:t>
      </w:r>
    </w:p>
    <w:p w:rsidR="005E144B" w:rsidRDefault="005E144B" w:rsidP="005E144B">
      <w:pPr>
        <w:pStyle w:val="Listeafsnit"/>
        <w:numPr>
          <w:ilvl w:val="0"/>
          <w:numId w:val="7"/>
        </w:numPr>
      </w:pPr>
      <w:r>
        <w:t xml:space="preserve">Gå ind på </w:t>
      </w:r>
      <w:r w:rsidRPr="005E144B">
        <w:rPr>
          <w:i/>
        </w:rPr>
        <w:t>dreamspark.campusvejle.dk</w:t>
      </w:r>
      <w:r>
        <w:t xml:space="preserve">. Du bliver videredirigeret til </w:t>
      </w:r>
      <w:r w:rsidRPr="005E144B">
        <w:rPr>
          <w:i/>
          <w:lang w:val="en-US"/>
        </w:rPr>
        <w:t>Microsoft Azure</w:t>
      </w:r>
      <w:r>
        <w:t>.</w:t>
      </w:r>
    </w:p>
    <w:p w:rsidR="005E144B" w:rsidRDefault="005E144B" w:rsidP="005E144B">
      <w:pPr>
        <w:pStyle w:val="Listeafsnit"/>
        <w:numPr>
          <w:ilvl w:val="0"/>
          <w:numId w:val="7"/>
        </w:numPr>
      </w:pPr>
      <w:r>
        <w:t>Sign in med din campusvejle login.</w:t>
      </w:r>
    </w:p>
    <w:p w:rsidR="005E144B" w:rsidRDefault="005E144B" w:rsidP="005E144B">
      <w:pPr>
        <w:pStyle w:val="Listeafsnit"/>
      </w:pPr>
      <w:r>
        <w:t>Du bliver bedt om et telefonnummer til en SMS-verifikation (sikkerhed for Microsoft).</w:t>
      </w:r>
    </w:p>
    <w:p w:rsidR="005E144B" w:rsidRDefault="005E144B" w:rsidP="00954951">
      <w:pPr>
        <w:pStyle w:val="Listeafsnit"/>
        <w:ind w:left="1134"/>
      </w:pPr>
      <w:r>
        <w:rPr>
          <w:noProof/>
        </w:rPr>
        <w:drawing>
          <wp:inline distT="0" distB="0" distL="0" distR="0" wp14:anchorId="027A67D3" wp14:editId="7F3BE711">
            <wp:extent cx="3132000" cy="1354774"/>
            <wp:effectExtent l="19050" t="19050" r="11430" b="1714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2000" cy="1354774"/>
                    </a:xfrm>
                    <a:prstGeom prst="rect">
                      <a:avLst/>
                    </a:prstGeom>
                    <a:ln w="12696" cmpd="sng">
                      <a:solidFill>
                        <a:srgbClr val="0F7D3F"/>
                      </a:solidFill>
                      <a:prstDash val="solid"/>
                    </a:ln>
                  </pic:spPr>
                </pic:pic>
              </a:graphicData>
            </a:graphic>
          </wp:inline>
        </w:drawing>
      </w:r>
    </w:p>
    <w:p w:rsidR="00954951" w:rsidRPr="00954951" w:rsidRDefault="00954951" w:rsidP="00954951">
      <w:pPr>
        <w:pStyle w:val="Listeafsnit"/>
        <w:numPr>
          <w:ilvl w:val="0"/>
          <w:numId w:val="7"/>
        </w:numPr>
      </w:pPr>
      <w:r>
        <w:rPr>
          <w:noProof/>
        </w:rPr>
        <mc:AlternateContent>
          <mc:Choice Requires="wps">
            <w:drawing>
              <wp:anchor distT="0" distB="0" distL="114300" distR="114300" simplePos="0" relativeHeight="251671552" behindDoc="0" locked="0" layoutInCell="1" allowOverlap="1">
                <wp:simplePos x="0" y="0"/>
                <wp:positionH relativeFrom="column">
                  <wp:posOffset>2410460</wp:posOffset>
                </wp:positionH>
                <wp:positionV relativeFrom="paragraph">
                  <wp:posOffset>38735</wp:posOffset>
                </wp:positionV>
                <wp:extent cx="896543" cy="1454150"/>
                <wp:effectExtent l="38100" t="0" r="18415" b="50800"/>
                <wp:wrapNone/>
                <wp:docPr id="37" name="Kombinationstegning: figur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6543" cy="1454150"/>
                        </a:xfrm>
                        <a:custGeom>
                          <a:avLst/>
                          <a:gdLst>
                            <a:gd name="connsiteX0" fmla="*/ 152400 w 896543"/>
                            <a:gd name="connsiteY0" fmla="*/ 0 h 1454150"/>
                            <a:gd name="connsiteX1" fmla="*/ 895350 w 896543"/>
                            <a:gd name="connsiteY1" fmla="*/ 393700 h 1454150"/>
                            <a:gd name="connsiteX2" fmla="*/ 0 w 896543"/>
                            <a:gd name="connsiteY2" fmla="*/ 1454150 h 1454150"/>
                          </a:gdLst>
                          <a:ahLst/>
                          <a:cxnLst>
                            <a:cxn ang="0">
                              <a:pos x="connsiteX0" y="connsiteY0"/>
                            </a:cxn>
                            <a:cxn ang="0">
                              <a:pos x="connsiteX1" y="connsiteY1"/>
                            </a:cxn>
                            <a:cxn ang="0">
                              <a:pos x="connsiteX2" y="connsiteY2"/>
                            </a:cxn>
                          </a:cxnLst>
                          <a:rect l="l" t="t" r="r" b="b"/>
                          <a:pathLst>
                            <a:path w="896543" h="1454150">
                              <a:moveTo>
                                <a:pt x="152400" y="0"/>
                              </a:moveTo>
                              <a:cubicBezTo>
                                <a:pt x="536575" y="75671"/>
                                <a:pt x="920750" y="151342"/>
                                <a:pt x="895350" y="393700"/>
                              </a:cubicBezTo>
                              <a:cubicBezTo>
                                <a:pt x="869950" y="636058"/>
                                <a:pt x="434975" y="1045104"/>
                                <a:pt x="0" y="145415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F0561" id="Kombinationstegning: figur 37" o:spid="_x0000_s1026" style="position:absolute;margin-left:189.8pt;margin-top:3.05pt;width:70.6pt;height:1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96543,145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" path="m152400,c536575,75671,920750,151342,895350,393700,869950,636058,434975,1045104,,1454150e" fillcolor="#5b9bd5 [3204]" strokecolor="#8b0000">
                <v:fill opacity="0"/>
                <v:stroke endarrow="block" joinstyle="miter"/>
                <v:path arrowok="t" o:connecttype="custom" o:connectlocs="152400,0;895350,393700;0,1454150" o:connectangles="0,0,0"/>
              </v:shape>
            </w:pict>
          </mc:Fallback>
        </mc:AlternateContent>
      </w:r>
      <w:r>
        <w:t xml:space="preserve">Vælg </w:t>
      </w:r>
      <w:r w:rsidRPr="00954951">
        <w:rPr>
          <w:i/>
        </w:rPr>
        <w:t>Visual Studio Enterprise 2019</w:t>
      </w:r>
    </w:p>
    <w:p w:rsidR="00954951" w:rsidRDefault="00954951" w:rsidP="00954951">
      <w:pPr>
        <w:pStyle w:val="Listeafsnit"/>
        <w:ind w:left="1134"/>
      </w:pPr>
      <w:r>
        <w:rPr>
          <w:noProof/>
        </w:rPr>
        <w:drawing>
          <wp:inline distT="0" distB="0" distL="0" distR="0" wp14:anchorId="7E30AE7E" wp14:editId="0ADC8094">
            <wp:extent cx="3132000" cy="1946208"/>
            <wp:effectExtent l="19050" t="19050" r="11430" b="165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000" cy="1946208"/>
                    </a:xfrm>
                    <a:prstGeom prst="rect">
                      <a:avLst/>
                    </a:prstGeom>
                    <a:ln w="12696" cmpd="sng">
                      <a:solidFill>
                        <a:srgbClr val="0F7D3F"/>
                      </a:solidFill>
                      <a:prstDash val="solid"/>
                    </a:ln>
                  </pic:spPr>
                </pic:pic>
              </a:graphicData>
            </a:graphic>
          </wp:inline>
        </w:drawing>
      </w:r>
    </w:p>
    <w:p w:rsidR="00954951" w:rsidRDefault="00954951" w:rsidP="00954951">
      <w:pPr>
        <w:pStyle w:val="Listeafsnit"/>
        <w:keepNext/>
        <w:numPr>
          <w:ilvl w:val="0"/>
          <w:numId w:val="7"/>
        </w:num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1229360</wp:posOffset>
                </wp:positionH>
                <wp:positionV relativeFrom="paragraph">
                  <wp:posOffset>160655</wp:posOffset>
                </wp:positionV>
                <wp:extent cx="1011323" cy="1689100"/>
                <wp:effectExtent l="0" t="0" r="17780" b="63500"/>
                <wp:wrapNone/>
                <wp:docPr id="42" name="Kombinationstegning: figur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1323" cy="1689100"/>
                        </a:xfrm>
                        <a:custGeom>
                          <a:avLst/>
                          <a:gdLst>
                            <a:gd name="connsiteX0" fmla="*/ 0 w 1011323"/>
                            <a:gd name="connsiteY0" fmla="*/ 0 h 1689100"/>
                            <a:gd name="connsiteX1" fmla="*/ 1009650 w 1011323"/>
                            <a:gd name="connsiteY1" fmla="*/ 838200 h 1689100"/>
                            <a:gd name="connsiteX2" fmla="*/ 190500 w 1011323"/>
                            <a:gd name="connsiteY2" fmla="*/ 1689100 h 1689100"/>
                          </a:gdLst>
                          <a:ahLst/>
                          <a:cxnLst>
                            <a:cxn ang="0">
                              <a:pos x="connsiteX0" y="connsiteY0"/>
                            </a:cxn>
                            <a:cxn ang="0">
                              <a:pos x="connsiteX1" y="connsiteY1"/>
                            </a:cxn>
                            <a:cxn ang="0">
                              <a:pos x="connsiteX2" y="connsiteY2"/>
                            </a:cxn>
                          </a:cxnLst>
                          <a:rect l="l" t="t" r="r" b="b"/>
                          <a:pathLst>
                            <a:path w="1011323" h="1689100">
                              <a:moveTo>
                                <a:pt x="0" y="0"/>
                              </a:moveTo>
                              <a:cubicBezTo>
                                <a:pt x="488950" y="278341"/>
                                <a:pt x="977900" y="556683"/>
                                <a:pt x="1009650" y="838200"/>
                              </a:cubicBezTo>
                              <a:cubicBezTo>
                                <a:pt x="1041400" y="1119717"/>
                                <a:pt x="615950" y="1404408"/>
                                <a:pt x="190500" y="16891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26E2C7" id="Kombinationstegning: figur 42" o:spid="_x0000_s1026" style="position:absolute;margin-left:96.8pt;margin-top:12.65pt;width:79.65pt;height:1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11323,168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" path="m,c488950,278341,977900,556683,1009650,838200v31750,281517,-393700,566208,-819150,850900e" fillcolor="#5b9bd5 [3204]" strokecolor="#8b0000">
                <v:fill opacity="0"/>
                <v:stroke endarrow="block" joinstyle="miter"/>
                <v:path arrowok="t" o:connecttype="custom" o:connectlocs="0,0;1009650,838200;190500,1689100" o:connectangles="0,0,0"/>
              </v:shape>
            </w:pict>
          </mc:Fallback>
        </mc:AlternateContent>
      </w:r>
      <w:r>
        <w:t>Kopiér nøglen og tryk på Download</w:t>
      </w:r>
    </w:p>
    <w:p w:rsidR="00954951" w:rsidRDefault="00954951" w:rsidP="00954951">
      <w:pPr>
        <w:pStyle w:val="Listeafsnit"/>
        <w:ind w:left="1134"/>
      </w:pPr>
      <w:r>
        <w:rPr>
          <w:noProof/>
        </w:rPr>
        <mc:AlternateContent>
          <mc:Choice Requires="wps">
            <w:drawing>
              <wp:anchor distT="0" distB="0" distL="114300" distR="114300" simplePos="0" relativeHeight="251673600" behindDoc="0" locked="0" layoutInCell="1" allowOverlap="1">
                <wp:simplePos x="0" y="0"/>
                <wp:positionH relativeFrom="column">
                  <wp:posOffset>1362710</wp:posOffset>
                </wp:positionH>
                <wp:positionV relativeFrom="paragraph">
                  <wp:posOffset>27940</wp:posOffset>
                </wp:positionV>
                <wp:extent cx="2413635" cy="4121150"/>
                <wp:effectExtent l="38100" t="0" r="24765" b="50800"/>
                <wp:wrapNone/>
                <wp:docPr id="52" name="Kombinationstegning: figur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635" cy="4121150"/>
                        </a:xfrm>
                        <a:custGeom>
                          <a:avLst/>
                          <a:gdLst>
                            <a:gd name="connsiteX0" fmla="*/ 933450 w 2331672"/>
                            <a:gd name="connsiteY0" fmla="*/ 0 h 4267200"/>
                            <a:gd name="connsiteX1" fmla="*/ 2311400 w 2331672"/>
                            <a:gd name="connsiteY1" fmla="*/ 1835150 h 4267200"/>
                            <a:gd name="connsiteX2" fmla="*/ 0 w 2331672"/>
                            <a:gd name="connsiteY2" fmla="*/ 4267200 h 4267200"/>
                          </a:gdLst>
                          <a:ahLst/>
                          <a:cxnLst>
                            <a:cxn ang="0">
                              <a:pos x="connsiteX0" y="connsiteY0"/>
                            </a:cxn>
                            <a:cxn ang="0">
                              <a:pos x="connsiteX1" y="connsiteY1"/>
                            </a:cxn>
                            <a:cxn ang="0">
                              <a:pos x="connsiteX2" y="connsiteY2"/>
                            </a:cxn>
                          </a:cxnLst>
                          <a:rect l="l" t="t" r="r" b="b"/>
                          <a:pathLst>
                            <a:path w="2331672" h="4267200">
                              <a:moveTo>
                                <a:pt x="933450" y="0"/>
                              </a:moveTo>
                              <a:cubicBezTo>
                                <a:pt x="1700212" y="561975"/>
                                <a:pt x="2466975" y="1123950"/>
                                <a:pt x="2311400" y="1835150"/>
                              </a:cubicBezTo>
                              <a:cubicBezTo>
                                <a:pt x="2155825" y="2546350"/>
                                <a:pt x="1077912" y="3406775"/>
                                <a:pt x="0" y="42672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434FA4" id="Kombinationstegning: figur 52" o:spid="_x0000_s1026" style="position:absolute;margin-left:107.3pt;margin-top:2.2pt;width:190.05pt;height:3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331672,426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" path="m933450,v766762,561975,1533525,1123950,1377950,1835150c2155825,2546350,1077912,3406775,,4267200e" fillcolor="#5b9bd5 [3204]" strokecolor="#8b0000">
                <v:fill opacity="0"/>
                <v:stroke endarrow="block" joinstyle="miter"/>
                <v:path arrowok="t" o:connecttype="custom" o:connectlocs="966263,0;2392650,1772340;0,4121150" o:connectangles="0,0,0"/>
              </v:shape>
            </w:pict>
          </mc:Fallback>
        </mc:AlternateContent>
      </w:r>
      <w:r>
        <w:rPr>
          <w:noProof/>
        </w:rPr>
        <w:drawing>
          <wp:inline distT="0" distB="0" distL="0" distR="0" wp14:anchorId="26E93864" wp14:editId="547CF7FA">
            <wp:extent cx="2155368" cy="4394200"/>
            <wp:effectExtent l="19050" t="19050" r="16510" b="2540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8557" cy="4421089"/>
                    </a:xfrm>
                    <a:prstGeom prst="rect">
                      <a:avLst/>
                    </a:prstGeom>
                    <a:ln w="12696" cmpd="sng">
                      <a:solidFill>
                        <a:srgbClr val="0F7D3F"/>
                      </a:solidFill>
                      <a:prstDash val="solid"/>
                    </a:ln>
                  </pic:spPr>
                </pic:pic>
              </a:graphicData>
            </a:graphic>
          </wp:inline>
        </w:drawing>
      </w:r>
    </w:p>
    <w:p w:rsidR="0023307C" w:rsidRDefault="0023307C" w:rsidP="0023307C">
      <w:pPr>
        <w:pStyle w:val="Listeafsnit"/>
        <w:numPr>
          <w:ilvl w:val="0"/>
          <w:numId w:val="7"/>
        </w:numPr>
      </w:pPr>
      <w:r>
        <w:t>Kør installationsprogrammet</w:t>
      </w:r>
    </w:p>
    <w:p w:rsidR="00954951" w:rsidRDefault="00954951" w:rsidP="00954951">
      <w:pPr>
        <w:pStyle w:val="Listeafsnit"/>
        <w:ind w:left="1134"/>
      </w:pPr>
      <w:r>
        <w:rPr>
          <w:noProof/>
        </w:rPr>
        <w:drawing>
          <wp:inline distT="0" distB="0" distL="0" distR="0" wp14:anchorId="251A8D89" wp14:editId="555D953A">
            <wp:extent cx="3132000" cy="1827000"/>
            <wp:effectExtent l="19050" t="19050" r="11430" b="2095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2000" cy="1827000"/>
                    </a:xfrm>
                    <a:prstGeom prst="rect">
                      <a:avLst/>
                    </a:prstGeom>
                    <a:ln w="12696" cmpd="sng">
                      <a:solidFill>
                        <a:srgbClr val="0F7D3F"/>
                      </a:solidFill>
                      <a:prstDash val="solid"/>
                    </a:ln>
                  </pic:spPr>
                </pic:pic>
              </a:graphicData>
            </a:graphic>
          </wp:inline>
        </w:drawing>
      </w:r>
    </w:p>
    <w:p w:rsidR="00954951" w:rsidRDefault="00954951" w:rsidP="00954951">
      <w:pPr>
        <w:pStyle w:val="Listeafsnit"/>
        <w:ind w:left="1134"/>
      </w:pPr>
      <w:r>
        <w:t xml:space="preserve">Tryk </w:t>
      </w:r>
      <w:r w:rsidRPr="00954951">
        <w:rPr>
          <w:i/>
          <w:lang w:val="en-US"/>
        </w:rPr>
        <w:t>Continue</w:t>
      </w:r>
      <w:r>
        <w:t>.</w:t>
      </w:r>
    </w:p>
    <w:p w:rsidR="00954951" w:rsidRDefault="0023307C" w:rsidP="00954951">
      <w:pPr>
        <w:pStyle w:val="Listeafsnit"/>
        <w:ind w:left="1134"/>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2258060</wp:posOffset>
                </wp:positionH>
                <wp:positionV relativeFrom="paragraph">
                  <wp:posOffset>1805615</wp:posOffset>
                </wp:positionV>
                <wp:extent cx="3033562" cy="2349190"/>
                <wp:effectExtent l="38100" t="0" r="14605" b="51435"/>
                <wp:wrapNone/>
                <wp:docPr id="62" name="Kombinationstegning: figur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33562" cy="2349190"/>
                        </a:xfrm>
                        <a:custGeom>
                          <a:avLst/>
                          <a:gdLst>
                            <a:gd name="connsiteX0" fmla="*/ 2622550 w 3033562"/>
                            <a:gd name="connsiteY0" fmla="*/ 158440 h 2349190"/>
                            <a:gd name="connsiteX1" fmla="*/ 2819400 w 3033562"/>
                            <a:gd name="connsiteY1" fmla="*/ 228290 h 2349190"/>
                            <a:gd name="connsiteX2" fmla="*/ 0 w 3033562"/>
                            <a:gd name="connsiteY2" fmla="*/ 2349190 h 2349190"/>
                          </a:gdLst>
                          <a:ahLst/>
                          <a:cxnLst>
                            <a:cxn ang="0">
                              <a:pos x="connsiteX0" y="connsiteY0"/>
                            </a:cxn>
                            <a:cxn ang="0">
                              <a:pos x="connsiteX1" y="connsiteY1"/>
                            </a:cxn>
                            <a:cxn ang="0">
                              <a:pos x="connsiteX2" y="connsiteY2"/>
                            </a:cxn>
                          </a:cxnLst>
                          <a:rect l="l" t="t" r="r" b="b"/>
                          <a:pathLst>
                            <a:path w="3033562" h="2349190">
                              <a:moveTo>
                                <a:pt x="2622550" y="158440"/>
                              </a:moveTo>
                              <a:cubicBezTo>
                                <a:pt x="2939521" y="10802"/>
                                <a:pt x="3256492" y="-136835"/>
                                <a:pt x="2819400" y="228290"/>
                              </a:cubicBezTo>
                              <a:cubicBezTo>
                                <a:pt x="2382308" y="593415"/>
                                <a:pt x="1191154" y="1471302"/>
                                <a:pt x="0" y="234919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8C48EA" id="Kombinationstegning: figur 62" o:spid="_x0000_s1026" style="position:absolute;margin-left:177.8pt;margin-top:142.15pt;width:238.85pt;height: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033562,23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" path="m2622550,158440v316971,-147638,633942,-295275,196850,69850c2382308,593415,1191154,1471302,,2349190e" fillcolor="#5b9bd5 [3204]" strokecolor="#8b0000">
                <v:fill opacity="0"/>
                <v:stroke endarrow="block" joinstyle="miter"/>
                <v:path arrowok="t" o:connecttype="custom" o:connectlocs="2622550,158440;2819400,228290;0,2349190" o:connectangles="0,0,0"/>
              </v:shape>
            </w:pict>
          </mc:Fallback>
        </mc:AlternateContent>
      </w:r>
      <w:r w:rsidR="00954951">
        <w:rPr>
          <w:noProof/>
        </w:rPr>
        <w:drawing>
          <wp:inline distT="0" distB="0" distL="0" distR="0" wp14:anchorId="7F22F3CB" wp14:editId="27AE3F06">
            <wp:extent cx="3132000" cy="1828621"/>
            <wp:effectExtent l="19050" t="19050" r="11430" b="19685"/>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2000" cy="1828621"/>
                    </a:xfrm>
                    <a:prstGeom prst="rect">
                      <a:avLst/>
                    </a:prstGeom>
                    <a:ln w="12696" cmpd="sng">
                      <a:solidFill>
                        <a:srgbClr val="0F7D3F"/>
                      </a:solidFill>
                      <a:prstDash val="solid"/>
                    </a:ln>
                  </pic:spPr>
                </pic:pic>
              </a:graphicData>
            </a:graphic>
          </wp:inline>
        </w:drawing>
      </w:r>
    </w:p>
    <w:p w:rsidR="00242625" w:rsidRDefault="0023307C" w:rsidP="0023307C">
      <w:pPr>
        <w:pStyle w:val="Listeafsnit"/>
        <w:numPr>
          <w:ilvl w:val="0"/>
          <w:numId w:val="7"/>
        </w:numPr>
        <w:ind w:right="1134"/>
      </w:pPr>
      <w:r>
        <w:rPr>
          <w:noProof/>
        </w:rPr>
        <mc:AlternateContent>
          <mc:Choice Requires="wps">
            <w:drawing>
              <wp:anchor distT="0" distB="0" distL="114300" distR="114300" simplePos="0" relativeHeight="251674624" behindDoc="0" locked="0" layoutInCell="1" allowOverlap="1">
                <wp:simplePos x="0" y="0"/>
                <wp:positionH relativeFrom="column">
                  <wp:posOffset>2296160</wp:posOffset>
                </wp:positionH>
                <wp:positionV relativeFrom="paragraph">
                  <wp:posOffset>185420</wp:posOffset>
                </wp:positionV>
                <wp:extent cx="920049" cy="565150"/>
                <wp:effectExtent l="38100" t="0" r="0" b="63500"/>
                <wp:wrapNone/>
                <wp:docPr id="60" name="Kombinationstegning: figur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049" cy="565150"/>
                        </a:xfrm>
                        <a:custGeom>
                          <a:avLst/>
                          <a:gdLst>
                            <a:gd name="connsiteX0" fmla="*/ 673100 w 920049"/>
                            <a:gd name="connsiteY0" fmla="*/ 0 h 565150"/>
                            <a:gd name="connsiteX1" fmla="*/ 882650 w 920049"/>
                            <a:gd name="connsiteY1" fmla="*/ 101600 h 565150"/>
                            <a:gd name="connsiteX2" fmla="*/ 0 w 920049"/>
                            <a:gd name="connsiteY2" fmla="*/ 565150 h 565150"/>
                          </a:gdLst>
                          <a:ahLst/>
                          <a:cxnLst>
                            <a:cxn ang="0">
                              <a:pos x="connsiteX0" y="connsiteY0"/>
                            </a:cxn>
                            <a:cxn ang="0">
                              <a:pos x="connsiteX1" y="connsiteY1"/>
                            </a:cxn>
                            <a:cxn ang="0">
                              <a:pos x="connsiteX2" y="connsiteY2"/>
                            </a:cxn>
                          </a:cxnLst>
                          <a:rect l="l" t="t" r="r" b="b"/>
                          <a:pathLst>
                            <a:path w="920049" h="565150">
                              <a:moveTo>
                                <a:pt x="673100" y="0"/>
                              </a:moveTo>
                              <a:cubicBezTo>
                                <a:pt x="833966" y="3704"/>
                                <a:pt x="994833" y="7408"/>
                                <a:pt x="882650" y="101600"/>
                              </a:cubicBezTo>
                              <a:cubicBezTo>
                                <a:pt x="770467" y="195792"/>
                                <a:pt x="385233" y="380471"/>
                                <a:pt x="0" y="56515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793D7E" id="Kombinationstegning: figur 60" o:spid="_x0000_s1026" style="position:absolute;margin-left:180.8pt;margin-top:14.6pt;width:72.45pt;height: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20049,56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" path="m673100,c833966,3704,994833,7408,882650,101600,770467,195792,385233,380471,,565150e" fillcolor="#5b9bd5 [3204]" strokecolor="#8b0000">
                <v:fill opacity="0"/>
                <v:stroke endarrow="block" joinstyle="miter"/>
                <v:path arrowok="t" o:connecttype="custom" o:connectlocs="673100,0;882650,101600;0,565150" o:connectangles="0,0,0"/>
              </v:shape>
            </w:pict>
          </mc:Fallback>
        </mc:AlternateContent>
      </w:r>
      <w:r w:rsidR="00242625">
        <w:t xml:space="preserve">Vælg </w:t>
      </w:r>
      <w:r>
        <w:t xml:space="preserve">at installere </w:t>
      </w:r>
      <w:r w:rsidRPr="0023307C">
        <w:rPr>
          <w:i/>
          <w:lang w:val="en-US"/>
        </w:rPr>
        <w:t>.NET desktop development</w:t>
      </w:r>
      <w:r>
        <w:t xml:space="preserve"> og </w:t>
      </w:r>
      <w:r w:rsidRPr="0023307C">
        <w:rPr>
          <w:i/>
          <w:lang w:val="en-US"/>
        </w:rPr>
        <w:t>Data storage and processing</w:t>
      </w:r>
      <w:r>
        <w:t>.</w:t>
      </w:r>
      <w:r>
        <w:rPr>
          <w:rStyle w:val="Fodnotehenvisning"/>
        </w:rPr>
        <w:footnoteReference w:id="1"/>
      </w:r>
    </w:p>
    <w:p w:rsidR="00242625" w:rsidRDefault="0023307C" w:rsidP="0023307C">
      <w:pPr>
        <w:pStyle w:val="Listeafsnit"/>
        <w:ind w:left="1134"/>
      </w:pPr>
      <w:r>
        <w:rPr>
          <w:noProof/>
        </w:rPr>
        <w:drawing>
          <wp:inline distT="0" distB="0" distL="0" distR="0" wp14:anchorId="2C4EA56A" wp14:editId="20C15BA3">
            <wp:extent cx="4673004" cy="2755900"/>
            <wp:effectExtent l="19050" t="19050" r="13335" b="2540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8264" cy="2764900"/>
                    </a:xfrm>
                    <a:prstGeom prst="rect">
                      <a:avLst/>
                    </a:prstGeom>
                    <a:ln w="12696" cmpd="sng">
                      <a:solidFill>
                        <a:srgbClr val="0F7D3F"/>
                      </a:solidFill>
                      <a:prstDash val="solid"/>
                    </a:ln>
                  </pic:spPr>
                </pic:pic>
              </a:graphicData>
            </a:graphic>
          </wp:inline>
        </w:drawing>
      </w:r>
    </w:p>
    <w:p w:rsidR="0023307C" w:rsidRDefault="0023307C" w:rsidP="0023307C">
      <w:pPr>
        <w:pStyle w:val="Listeafsnit"/>
        <w:keepNext/>
        <w:numPr>
          <w:ilvl w:val="0"/>
          <w:numId w:val="7"/>
        </w:numPr>
      </w:pPr>
      <w:r>
        <w:t>Start Visual Studio 2019 op</w:t>
      </w:r>
    </w:p>
    <w:p w:rsidR="0023307C" w:rsidRDefault="0023307C" w:rsidP="0023307C">
      <w:pPr>
        <w:pStyle w:val="Listeafsnit"/>
        <w:keepNext/>
        <w:ind w:left="1134" w:right="1134"/>
      </w:pPr>
      <w:r>
        <w:t xml:space="preserve">Vælg </w:t>
      </w:r>
      <w:r w:rsidRPr="0023307C">
        <w:rPr>
          <w:i/>
          <w:lang w:val="en-US"/>
        </w:rPr>
        <w:t>Account Settings …</w:t>
      </w:r>
    </w:p>
    <w:p w:rsidR="0023307C" w:rsidRDefault="0023307C" w:rsidP="0023307C">
      <w:pPr>
        <w:pStyle w:val="Listeafsnit"/>
        <w:ind w:left="1134"/>
      </w:pPr>
      <w:r>
        <w:rPr>
          <w:noProof/>
        </w:rPr>
        <w:drawing>
          <wp:inline distT="0" distB="0" distL="0" distR="0" wp14:anchorId="1D787666" wp14:editId="47348750">
            <wp:extent cx="2058309" cy="2584450"/>
            <wp:effectExtent l="19050" t="19050" r="18415" b="2540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3104" cy="2590470"/>
                    </a:xfrm>
                    <a:prstGeom prst="rect">
                      <a:avLst/>
                    </a:prstGeom>
                    <a:ln w="12696" cmpd="sng">
                      <a:solidFill>
                        <a:srgbClr val="0F7D3F"/>
                      </a:solidFill>
                      <a:prstDash val="solid"/>
                    </a:ln>
                  </pic:spPr>
                </pic:pic>
              </a:graphicData>
            </a:graphic>
          </wp:inline>
        </w:drawing>
      </w:r>
    </w:p>
    <w:p w:rsidR="0023307C" w:rsidRDefault="0023307C" w:rsidP="0023307C">
      <w:pPr>
        <w:pStyle w:val="Listeafsnit"/>
        <w:keepNext/>
        <w:ind w:left="1134"/>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3140710</wp:posOffset>
                </wp:positionH>
                <wp:positionV relativeFrom="paragraph">
                  <wp:posOffset>154305</wp:posOffset>
                </wp:positionV>
                <wp:extent cx="614068" cy="457200"/>
                <wp:effectExtent l="38100" t="0" r="0" b="57150"/>
                <wp:wrapNone/>
                <wp:docPr id="65" name="Kombinationstegning: figur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068" cy="457200"/>
                        </a:xfrm>
                        <a:custGeom>
                          <a:avLst/>
                          <a:gdLst>
                            <a:gd name="connsiteX0" fmla="*/ 476250 w 614068"/>
                            <a:gd name="connsiteY0" fmla="*/ 0 h 457200"/>
                            <a:gd name="connsiteX1" fmla="*/ 584200 w 614068"/>
                            <a:gd name="connsiteY1" fmla="*/ 107950 h 457200"/>
                            <a:gd name="connsiteX2" fmla="*/ 0 w 614068"/>
                            <a:gd name="connsiteY2" fmla="*/ 457200 h 457200"/>
                          </a:gdLst>
                          <a:ahLst/>
                          <a:cxnLst>
                            <a:cxn ang="0">
                              <a:pos x="connsiteX0" y="connsiteY0"/>
                            </a:cxn>
                            <a:cxn ang="0">
                              <a:pos x="connsiteX1" y="connsiteY1"/>
                            </a:cxn>
                            <a:cxn ang="0">
                              <a:pos x="connsiteX2" y="connsiteY2"/>
                            </a:cxn>
                          </a:cxnLst>
                          <a:rect l="l" t="t" r="r" b="b"/>
                          <a:pathLst>
                            <a:path w="614068" h="457200">
                              <a:moveTo>
                                <a:pt x="476250" y="0"/>
                              </a:moveTo>
                              <a:cubicBezTo>
                                <a:pt x="569912" y="15875"/>
                                <a:pt x="663575" y="31750"/>
                                <a:pt x="584200" y="107950"/>
                              </a:cubicBezTo>
                              <a:cubicBezTo>
                                <a:pt x="504825" y="184150"/>
                                <a:pt x="252412" y="320675"/>
                                <a:pt x="0" y="4572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8FB322" id="Kombinationstegning: figur 65" o:spid="_x0000_s1026" style="position:absolute;margin-left:247.3pt;margin-top:12.15pt;width:48.3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14068,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" path="m476250,v93662,15875,187325,31750,107950,107950c504825,184150,252412,320675,,457200e" fillcolor="#5b9bd5 [3204]" strokecolor="#8b0000">
                <v:fill opacity="0"/>
                <v:stroke endarrow="block" joinstyle="miter"/>
                <v:path arrowok="t" o:connecttype="custom" o:connectlocs="476250,0;584200,107950;0,457200" o:connectangles="0,0,0"/>
              </v:shape>
            </w:pict>
          </mc:Fallback>
        </mc:AlternateContent>
      </w:r>
      <w:r>
        <w:t>I højre side af dialogen kan licens-nøglen indsættes. I dialogen nedenfor er det allerede sket.</w:t>
      </w:r>
    </w:p>
    <w:p w:rsidR="0023307C" w:rsidRDefault="0023307C" w:rsidP="0023307C">
      <w:pPr>
        <w:pStyle w:val="Listeafsnit"/>
        <w:ind w:left="1134"/>
      </w:pPr>
      <w:r>
        <w:rPr>
          <w:noProof/>
        </w:rPr>
        <w:drawing>
          <wp:inline distT="0" distB="0" distL="0" distR="0" wp14:anchorId="1B64687D" wp14:editId="4E030ED8">
            <wp:extent cx="3132000" cy="2103490"/>
            <wp:effectExtent l="19050" t="19050" r="11430" b="11430"/>
            <wp:docPr id="64" name="Bille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000" cy="2103490"/>
                    </a:xfrm>
                    <a:prstGeom prst="rect">
                      <a:avLst/>
                    </a:prstGeom>
                    <a:ln w="12696" cmpd="sng">
                      <a:solidFill>
                        <a:srgbClr val="0F7D3F"/>
                      </a:solidFill>
                      <a:prstDash val="solid"/>
                    </a:ln>
                  </pic:spPr>
                </pic:pic>
              </a:graphicData>
            </a:graphic>
          </wp:inline>
        </w:drawing>
      </w:r>
    </w:p>
    <w:p w:rsidR="0023307C" w:rsidRPr="0023307C" w:rsidRDefault="0023307C" w:rsidP="0023307C">
      <w:r>
        <w:t xml:space="preserve">Nu skulle du være klar </w:t>
      </w:r>
      <w:r w:rsidR="008C0C85">
        <w:t>til at begynde at arbejde med Visual Studio 2019.</w:t>
      </w:r>
      <w:bookmarkStart w:id="2" w:name="_GoBack"/>
      <w:bookmarkEnd w:id="2"/>
    </w:p>
    <w:p w:rsidR="00904BBA" w:rsidRDefault="0004515E" w:rsidP="00D3578E">
      <w:pPr>
        <w:pStyle w:val="Overskrift1"/>
      </w:pPr>
      <w:r>
        <w:t>I gang med Visual Studio</w:t>
      </w:r>
      <w:bookmarkEnd w:id="0"/>
      <w:bookmarkEnd w:id="1"/>
    </w:p>
    <w:p w:rsidR="00D3578E" w:rsidRDefault="00D3578E" w:rsidP="00CD0ED9">
      <w:pPr>
        <w:pStyle w:val="Overskrift2"/>
      </w:pPr>
      <w:bookmarkStart w:id="3" w:name="_Toc529290558"/>
      <w:bookmarkStart w:id="4" w:name="_Toc529513405"/>
      <w:r>
        <w:t>Tilføj til proceslinje</w:t>
      </w:r>
      <w:bookmarkEnd w:id="3"/>
      <w:bookmarkEnd w:id="4"/>
    </w:p>
    <w:p w:rsidR="00D3578E" w:rsidRPr="006E2C67" w:rsidRDefault="00D3578E" w:rsidP="00954951">
      <w:pPr>
        <w:keepNext/>
      </w:pPr>
      <w:r>
        <w:t>Vi skal arbejde meget med Visual Studio, så det er rarest hvis det er nemt at starte programmet op. Søg det derfor frem og fastgør det til proceslinjen. Så ligger der altid en knap klar i proceslinjen til at starte Visual Studio op.</w:t>
      </w:r>
    </w:p>
    <w:p w:rsidR="00D3578E" w:rsidRPr="006E2C67" w:rsidRDefault="00D3578E" w:rsidP="00D3578E">
      <w:pPr>
        <w:ind w:left="1134" w:right="1134"/>
      </w:pPr>
      <w:r w:rsidRPr="006E2C67">
        <w:rPr>
          <w:noProof/>
          <w:color w:val="0F7D3F"/>
          <w:lang w:eastAsia="da-DK"/>
        </w:rPr>
        <w:drawing>
          <wp:inline distT="0" distB="0" distL="0" distR="0" wp14:anchorId="6EBC1164" wp14:editId="3FF42962">
            <wp:extent cx="2182815" cy="3613709"/>
            <wp:effectExtent l="19050" t="19050" r="27305" b="2540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102" cy="3630740"/>
                    </a:xfrm>
                    <a:prstGeom prst="rect">
                      <a:avLst/>
                    </a:prstGeom>
                    <a:ln w="9522" cmpd="sng">
                      <a:solidFill>
                        <a:srgbClr val="0F7D3F"/>
                      </a:solidFill>
                      <a:prstDash val="solid"/>
                    </a:ln>
                  </pic:spPr>
                </pic:pic>
              </a:graphicData>
            </a:graphic>
          </wp:inline>
        </w:drawing>
      </w:r>
    </w:p>
    <w:p w:rsidR="0004515E" w:rsidRDefault="0004515E" w:rsidP="00CD0ED9">
      <w:pPr>
        <w:pStyle w:val="Overskrift2"/>
      </w:pPr>
      <w:bookmarkStart w:id="5" w:name="_Toc529290559"/>
      <w:bookmarkStart w:id="6" w:name="_Toc529513406"/>
      <w:r>
        <w:t xml:space="preserve">Første </w:t>
      </w:r>
      <w:r w:rsidR="00D9405B">
        <w:t xml:space="preserve">gang du starter </w:t>
      </w:r>
      <w:bookmarkEnd w:id="5"/>
      <w:r w:rsidR="00D9405B">
        <w:t>Visual Studio</w:t>
      </w:r>
      <w:bookmarkEnd w:id="6"/>
    </w:p>
    <w:p w:rsidR="0004515E" w:rsidRPr="0004515E" w:rsidRDefault="0004515E" w:rsidP="004D166C">
      <w:pPr>
        <w:keepNext/>
      </w:pPr>
      <w:r>
        <w:t xml:space="preserve">Når Visual Studio startes op er der lidt hjælp til at komme i gang på opstartsbilledet. Øverst i venstre side findes nogle links til vejledninger så man </w:t>
      </w:r>
      <w:r w:rsidR="004D166C">
        <w:t xml:space="preserve">hurtigt kan komme i gang under overskriften </w:t>
      </w:r>
      <w:r w:rsidR="004D166C" w:rsidRPr="004D166C">
        <w:rPr>
          <w:b/>
          <w:lang w:val="en-US"/>
        </w:rPr>
        <w:t>Get Started</w:t>
      </w:r>
      <w:r w:rsidR="004D166C">
        <w:t xml:space="preserve">. Nederst </w:t>
      </w:r>
      <w:r w:rsidR="004D166C">
        <w:lastRenderedPageBreak/>
        <w:t xml:space="preserve">i venstre side er en oversigt over de seneste projekter man har arbejdet med under overskriften </w:t>
      </w:r>
      <w:r w:rsidR="004D166C" w:rsidRPr="004D166C">
        <w:rPr>
          <w:b/>
        </w:rPr>
        <w:t>Recent</w:t>
      </w:r>
      <w:r w:rsidR="004D166C">
        <w:t xml:space="preserve">. I eksemplet kan man se at jeg har arbejdet med et projekt der hedder </w:t>
      </w:r>
      <w:r w:rsidR="004D166C">
        <w:rPr>
          <w:noProof/>
        </w:rPr>
        <w:t>RememberIT</w:t>
      </w:r>
      <w:r w:rsidR="004D166C">
        <w:t>. I højre side er der genveje til at åbne projekter og foldere og til at oprette nye projekter. Disse funktioner er også tilgængelige i programmets menustruktur.</w:t>
      </w:r>
    </w:p>
    <w:p w:rsidR="0004515E" w:rsidRDefault="0004515E" w:rsidP="0004515E">
      <w:r>
        <w:rPr>
          <w:noProof/>
          <w:lang w:eastAsia="da-DK"/>
        </w:rPr>
        <w:drawing>
          <wp:inline distT="0" distB="0" distL="0" distR="0" wp14:anchorId="3C4D4F7E" wp14:editId="326C31F1">
            <wp:extent cx="6075963" cy="3302758"/>
            <wp:effectExtent l="19050" t="19050" r="20320" b="1206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9556" cy="3315583"/>
                    </a:xfrm>
                    <a:prstGeom prst="rect">
                      <a:avLst/>
                    </a:prstGeom>
                    <a:ln w="12696" cmpd="sng">
                      <a:solidFill>
                        <a:srgbClr val="0F7D3F"/>
                      </a:solidFill>
                      <a:prstDash val="solid"/>
                    </a:ln>
                  </pic:spPr>
                </pic:pic>
              </a:graphicData>
            </a:graphic>
          </wp:inline>
        </w:drawing>
      </w:r>
    </w:p>
    <w:p w:rsidR="004D166C" w:rsidRDefault="004D166C" w:rsidP="0004515E">
      <w:r>
        <w:t>For at lære menustrukturen at kende, vælger vi her i første omgang at finde funktionerne i menuerne i stedet for at benytte genvejene i opstartsbilledet.</w:t>
      </w:r>
    </w:p>
    <w:p w:rsidR="00465F88" w:rsidRDefault="00465F88" w:rsidP="00465F88">
      <w:pPr>
        <w:pStyle w:val="Overskrift1"/>
      </w:pPr>
      <w:bookmarkStart w:id="7" w:name="_Toc529290560"/>
      <w:bookmarkStart w:id="8" w:name="_Toc529513407"/>
      <w:r>
        <w:t>Opret nyt projekt</w:t>
      </w:r>
      <w:bookmarkEnd w:id="7"/>
      <w:bookmarkEnd w:id="8"/>
    </w:p>
    <w:p w:rsidR="00465F88" w:rsidRPr="00465F88" w:rsidRDefault="00465F88" w:rsidP="00465F88">
      <w:r>
        <w:t xml:space="preserve">Vælg i menuen </w:t>
      </w:r>
      <w:r w:rsidRPr="00465F88">
        <w:rPr>
          <w:b/>
        </w:rPr>
        <w:t>File/Project…</w:t>
      </w:r>
      <w:r>
        <w:t xml:space="preserve"> for at lave et nyt projekt.</w:t>
      </w:r>
    </w:p>
    <w:p w:rsidR="0027332A" w:rsidRDefault="004D166C" w:rsidP="002C0077">
      <w:pPr>
        <w:ind w:left="1134" w:right="1134"/>
      </w:pPr>
      <w:r>
        <w:rPr>
          <w:noProof/>
          <w:lang w:eastAsia="da-DK"/>
        </w:rPr>
        <w:drawing>
          <wp:inline distT="0" distB="0" distL="0" distR="0" wp14:anchorId="2D4F5A73" wp14:editId="371E760B">
            <wp:extent cx="3773606" cy="2292824"/>
            <wp:effectExtent l="19050" t="19050" r="17780" b="1270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1096" cy="2315603"/>
                    </a:xfrm>
                    <a:prstGeom prst="rect">
                      <a:avLst/>
                    </a:prstGeom>
                    <a:ln w="12696" cmpd="sng">
                      <a:solidFill>
                        <a:srgbClr val="0F7D3F"/>
                      </a:solidFill>
                      <a:prstDash val="solid"/>
                    </a:ln>
                  </pic:spPr>
                </pic:pic>
              </a:graphicData>
            </a:graphic>
          </wp:inline>
        </w:drawing>
      </w:r>
    </w:p>
    <w:p w:rsidR="00465F88" w:rsidRDefault="005C0F0C" w:rsidP="00465F88">
      <w:pPr>
        <w:keepNext/>
      </w:pPr>
      <w:r>
        <w:rPr>
          <w:noProof/>
          <w:lang w:eastAsia="da-DK"/>
        </w:rPr>
        <w:lastRenderedPageBreak/>
        <mc:AlternateContent>
          <mc:Choice Requires="wps">
            <w:drawing>
              <wp:anchor distT="0" distB="0" distL="114300" distR="114300" simplePos="0" relativeHeight="251659264" behindDoc="0" locked="0" layoutInCell="1" allowOverlap="1">
                <wp:simplePos x="0" y="0"/>
                <wp:positionH relativeFrom="column">
                  <wp:posOffset>4309110</wp:posOffset>
                </wp:positionH>
                <wp:positionV relativeFrom="paragraph">
                  <wp:posOffset>459484</wp:posOffset>
                </wp:positionV>
                <wp:extent cx="1203365" cy="1658203"/>
                <wp:effectExtent l="0" t="0" r="15875" b="56515"/>
                <wp:wrapNone/>
                <wp:docPr id="11" name="Kombinationstegning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365" cy="1658203"/>
                        </a:xfrm>
                        <a:custGeom>
                          <a:avLst/>
                          <a:gdLst>
                            <a:gd name="connsiteX0" fmla="*/ 0 w 1203365"/>
                            <a:gd name="connsiteY0" fmla="*/ 0 h 1658203"/>
                            <a:gd name="connsiteX1" fmla="*/ 1201003 w 1203365"/>
                            <a:gd name="connsiteY1" fmla="*/ 382137 h 1658203"/>
                            <a:gd name="connsiteX2" fmla="*/ 245660 w 1203365"/>
                            <a:gd name="connsiteY2" fmla="*/ 1658203 h 1658203"/>
                          </a:gdLst>
                          <a:ahLst/>
                          <a:cxnLst>
                            <a:cxn ang="0">
                              <a:pos x="connsiteX0" y="connsiteY0"/>
                            </a:cxn>
                            <a:cxn ang="0">
                              <a:pos x="connsiteX1" y="connsiteY1"/>
                            </a:cxn>
                            <a:cxn ang="0">
                              <a:pos x="connsiteX2" y="connsiteY2"/>
                            </a:cxn>
                          </a:cxnLst>
                          <a:rect l="l" t="t" r="r" b="b"/>
                          <a:pathLst>
                            <a:path w="1203365" h="1658203">
                              <a:moveTo>
                                <a:pt x="0" y="0"/>
                              </a:moveTo>
                              <a:cubicBezTo>
                                <a:pt x="580030" y="52885"/>
                                <a:pt x="1160060" y="105770"/>
                                <a:pt x="1201003" y="382137"/>
                              </a:cubicBezTo>
                              <a:cubicBezTo>
                                <a:pt x="1241946" y="658504"/>
                                <a:pt x="743803" y="1158353"/>
                                <a:pt x="245660" y="1658203"/>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31AA4B" id="Kombinationstegning 11" o:spid="_x0000_s1026" style="position:absolute;margin-left:339.3pt;margin-top:36.2pt;width:94.75pt;height:1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03365,165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" path="m,c580030,52885,1160060,105770,1201003,382137v40943,276367,-457200,776216,-955343,1276066e" fillcolor="#5b9bd5 [3204]" strokecolor="#8b0000">
                <v:fill opacity="0"/>
                <v:stroke endarrow="block" joinstyle="miter"/>
                <v:path arrowok="t" o:connecttype="custom" o:connectlocs="0,0;1201003,382137;245660,1658203" o:connectangles="0,0,0"/>
              </v:shape>
            </w:pict>
          </mc:Fallback>
        </mc:AlternateContent>
      </w:r>
      <w:r w:rsidR="00465F88">
        <w:t xml:space="preserve">Nu åbnes nedenstående dialog hvor man skal tage stilling til hvilken type projekt man vil oprette. I første omgang laver vi det mest simple program, en </w:t>
      </w:r>
      <w:r w:rsidR="00465F88" w:rsidRPr="00465F88">
        <w:rPr>
          <w:lang w:val="en-US"/>
        </w:rPr>
        <w:t>console App</w:t>
      </w:r>
      <w:r w:rsidR="00465F88">
        <w:t>.</w:t>
      </w:r>
      <w:r>
        <w:t xml:space="preserve"> Framework-versionen vælges fordi det automatisk giver adgang til mange af de biblioteker vi skal arbejde med.</w:t>
      </w:r>
    </w:p>
    <w:p w:rsidR="00465F88" w:rsidRDefault="00EC1CCA">
      <w:r>
        <w:rPr>
          <w:noProof/>
          <w:lang w:eastAsia="da-DK"/>
        </w:rPr>
        <mc:AlternateContent>
          <mc:Choice Requires="wps">
            <w:drawing>
              <wp:anchor distT="0" distB="0" distL="114300" distR="114300" simplePos="0" relativeHeight="251663360" behindDoc="0" locked="0" layoutInCell="1" allowOverlap="1">
                <wp:simplePos x="0" y="0"/>
                <wp:positionH relativeFrom="column">
                  <wp:posOffset>1668268</wp:posOffset>
                </wp:positionH>
                <wp:positionV relativeFrom="paragraph">
                  <wp:posOffset>2655046</wp:posOffset>
                </wp:positionV>
                <wp:extent cx="5012946" cy="3780730"/>
                <wp:effectExtent l="38100" t="0" r="16510" b="29845"/>
                <wp:wrapNone/>
                <wp:docPr id="21" name="Kombinationstegning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2946" cy="3780730"/>
                        </a:xfrm>
                        <a:custGeom>
                          <a:avLst/>
                          <a:gdLst>
                            <a:gd name="connsiteX0" fmla="*/ 4551529 w 5012946"/>
                            <a:gd name="connsiteY0" fmla="*/ 3620062 h 3780730"/>
                            <a:gd name="connsiteX1" fmla="*/ 4899546 w 5012946"/>
                            <a:gd name="connsiteY1" fmla="*/ 3374402 h 3780730"/>
                            <a:gd name="connsiteX2" fmla="*/ 4517409 w 5012946"/>
                            <a:gd name="connsiteY2" fmla="*/ 112587 h 3780730"/>
                            <a:gd name="connsiteX3" fmla="*/ 0 w 5012946"/>
                            <a:gd name="connsiteY3" fmla="*/ 1067931 h 3780730"/>
                          </a:gdLst>
                          <a:ahLst/>
                          <a:cxnLst>
                            <a:cxn ang="0">
                              <a:pos x="connsiteX0" y="connsiteY0"/>
                            </a:cxn>
                            <a:cxn ang="0">
                              <a:pos x="connsiteX1" y="connsiteY1"/>
                            </a:cxn>
                            <a:cxn ang="0">
                              <a:pos x="connsiteX2" y="connsiteY2"/>
                            </a:cxn>
                            <a:cxn ang="0">
                              <a:pos x="connsiteX3" y="connsiteY3"/>
                            </a:cxn>
                          </a:cxnLst>
                          <a:rect l="l" t="t" r="r" b="b"/>
                          <a:pathLst>
                            <a:path w="5012946" h="3780730">
                              <a:moveTo>
                                <a:pt x="4551529" y="3620062"/>
                              </a:moveTo>
                              <a:cubicBezTo>
                                <a:pt x="4728381" y="3789521"/>
                                <a:pt x="4905233" y="3958981"/>
                                <a:pt x="4899546" y="3374402"/>
                              </a:cubicBezTo>
                              <a:cubicBezTo>
                                <a:pt x="4893859" y="2789823"/>
                                <a:pt x="5334000" y="496999"/>
                                <a:pt x="4517409" y="112587"/>
                              </a:cubicBezTo>
                              <a:cubicBezTo>
                                <a:pt x="3700818" y="-271825"/>
                                <a:pt x="1850409" y="398053"/>
                                <a:pt x="0" y="1067931"/>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B9A91E" id="Kombinationstegning 21" o:spid="_x0000_s1026" style="position:absolute;margin-left:131.35pt;margin-top:209.05pt;width:394.7pt;height:29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12946,378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" path="m4551529,3620062v176852,169459,353704,338919,348017,-245660c4893859,2789823,5334000,496999,4517409,112587,3700818,-271825,1850409,398053,,1067931e" fillcolor="#5b9bd5 [3204]" strokecolor="#8b0000">
                <v:fill opacity="0"/>
                <v:stroke endarrow="block" joinstyle="miter"/>
                <v:path arrowok="t" o:connecttype="custom" o:connectlocs="4551529,3620062;4899546,3374402;4517409,112587;0,1067931" o:connectangles="0,0,0,0"/>
              </v:shape>
            </w:pict>
          </mc:Fallback>
        </mc:AlternateContent>
      </w:r>
      <w:r>
        <w:rPr>
          <w:noProof/>
          <w:lang w:eastAsia="da-DK"/>
        </w:rPr>
        <mc:AlternateContent>
          <mc:Choice Requires="wps">
            <w:drawing>
              <wp:anchor distT="0" distB="0" distL="114300" distR="114300" simplePos="0" relativeHeight="251662336" behindDoc="0" locked="0" layoutInCell="1" allowOverlap="1">
                <wp:simplePos x="0" y="0"/>
                <wp:positionH relativeFrom="column">
                  <wp:posOffset>-586568</wp:posOffset>
                </wp:positionH>
                <wp:positionV relativeFrom="paragraph">
                  <wp:posOffset>3139637</wp:posOffset>
                </wp:positionV>
                <wp:extent cx="1333612" cy="2262014"/>
                <wp:effectExtent l="0" t="0" r="57150" b="24130"/>
                <wp:wrapNone/>
                <wp:docPr id="20" name="Kombinationstegning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612" cy="2262014"/>
                        </a:xfrm>
                        <a:custGeom>
                          <a:avLst/>
                          <a:gdLst>
                            <a:gd name="connsiteX0" fmla="*/ 569338 w 1333612"/>
                            <a:gd name="connsiteY0" fmla="*/ 2262014 h 2262014"/>
                            <a:gd name="connsiteX1" fmla="*/ 2956 w 1333612"/>
                            <a:gd name="connsiteY1" fmla="*/ 1490916 h 2262014"/>
                            <a:gd name="connsiteX2" fmla="*/ 391917 w 1333612"/>
                            <a:gd name="connsiteY2" fmla="*/ 85196 h 2262014"/>
                            <a:gd name="connsiteX3" fmla="*/ 1333612 w 1333612"/>
                            <a:gd name="connsiteY3" fmla="*/ 276265 h 2262014"/>
                          </a:gdLst>
                          <a:ahLst/>
                          <a:cxnLst>
                            <a:cxn ang="0">
                              <a:pos x="connsiteX0" y="connsiteY0"/>
                            </a:cxn>
                            <a:cxn ang="0">
                              <a:pos x="connsiteX1" y="connsiteY1"/>
                            </a:cxn>
                            <a:cxn ang="0">
                              <a:pos x="connsiteX2" y="connsiteY2"/>
                            </a:cxn>
                            <a:cxn ang="0">
                              <a:pos x="connsiteX3" y="connsiteY3"/>
                            </a:cxn>
                          </a:cxnLst>
                          <a:rect l="l" t="t" r="r" b="b"/>
                          <a:pathLst>
                            <a:path w="1333612" h="2262014">
                              <a:moveTo>
                                <a:pt x="569338" y="2262014"/>
                              </a:moveTo>
                              <a:cubicBezTo>
                                <a:pt x="300932" y="2057866"/>
                                <a:pt x="32526" y="1853719"/>
                                <a:pt x="2956" y="1490916"/>
                              </a:cubicBezTo>
                              <a:cubicBezTo>
                                <a:pt x="-26614" y="1128113"/>
                                <a:pt x="170141" y="287638"/>
                                <a:pt x="391917" y="85196"/>
                              </a:cubicBezTo>
                              <a:cubicBezTo>
                                <a:pt x="613693" y="-117246"/>
                                <a:pt x="973652" y="79509"/>
                                <a:pt x="1333612" y="276265"/>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C96DD" id="Kombinationstegning 20" o:spid="_x0000_s1026" style="position:absolute;margin-left:-46.2pt;margin-top:247.2pt;width:105pt;height:17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33612,226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" path="m569338,2262014c300932,2057866,32526,1853719,2956,1490916,-26614,1128113,170141,287638,391917,85196v221776,-202442,581735,-5687,941695,191069e" fillcolor="#5b9bd5 [3204]" strokecolor="#8b0000">
                <v:fill opacity="0"/>
                <v:stroke endarrow="block" joinstyle="miter"/>
                <v:path arrowok="t" o:connecttype="custom" o:connectlocs="569338,2262014;2956,1490916;391917,85196;1333612,276265" o:connectangles="0,0,0,0"/>
              </v:shape>
            </w:pict>
          </mc:Fallback>
        </mc:AlternateContent>
      </w:r>
      <w:r>
        <w:rPr>
          <w:noProof/>
          <w:lang w:eastAsia="da-DK"/>
        </w:rPr>
        <mc:AlternateContent>
          <mc:Choice Requires="wps">
            <w:drawing>
              <wp:anchor distT="0" distB="0" distL="114300" distR="114300" simplePos="0" relativeHeight="251661312" behindDoc="0" locked="0" layoutInCell="1" allowOverlap="1">
                <wp:simplePos x="0" y="0"/>
                <wp:positionH relativeFrom="column">
                  <wp:posOffset>-343287</wp:posOffset>
                </wp:positionH>
                <wp:positionV relativeFrom="paragraph">
                  <wp:posOffset>3634266</wp:posOffset>
                </wp:positionV>
                <wp:extent cx="953854" cy="880281"/>
                <wp:effectExtent l="0" t="38100" r="55880" b="15240"/>
                <wp:wrapNone/>
                <wp:docPr id="19" name="Kombinationstegning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3854" cy="880281"/>
                        </a:xfrm>
                        <a:custGeom>
                          <a:avLst/>
                          <a:gdLst>
                            <a:gd name="connsiteX0" fmla="*/ 182755 w 953854"/>
                            <a:gd name="connsiteY0" fmla="*/ 880281 h 880281"/>
                            <a:gd name="connsiteX1" fmla="*/ 53101 w 953854"/>
                            <a:gd name="connsiteY1" fmla="*/ 368490 h 880281"/>
                            <a:gd name="connsiteX2" fmla="*/ 953854 w 953854"/>
                            <a:gd name="connsiteY2" fmla="*/ 0 h 880281"/>
                          </a:gdLst>
                          <a:ahLst/>
                          <a:cxnLst>
                            <a:cxn ang="0">
                              <a:pos x="connsiteX0" y="connsiteY0"/>
                            </a:cxn>
                            <a:cxn ang="0">
                              <a:pos x="connsiteX1" y="connsiteY1"/>
                            </a:cxn>
                            <a:cxn ang="0">
                              <a:pos x="connsiteX2" y="connsiteY2"/>
                            </a:cxn>
                          </a:cxnLst>
                          <a:rect l="l" t="t" r="r" b="b"/>
                          <a:pathLst>
                            <a:path w="953854" h="880281">
                              <a:moveTo>
                                <a:pt x="182755" y="880281"/>
                              </a:moveTo>
                              <a:cubicBezTo>
                                <a:pt x="53670" y="697742"/>
                                <a:pt x="-75415" y="515203"/>
                                <a:pt x="53101" y="368490"/>
                              </a:cubicBezTo>
                              <a:cubicBezTo>
                                <a:pt x="181617" y="221777"/>
                                <a:pt x="567735" y="110888"/>
                                <a:pt x="953854" y="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4A060D" id="Kombinationstegning 19" o:spid="_x0000_s1026" style="position:absolute;margin-left:-27.05pt;margin-top:286.15pt;width:75.1pt;height:6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53854,88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" path="m182755,880281c53670,697742,-75415,515203,53101,368490,181617,221777,567735,110888,953854,e" fillcolor="#5b9bd5 [3204]" strokecolor="#8b0000">
                <v:fill opacity="0"/>
                <v:stroke endarrow="block" joinstyle="miter"/>
                <v:path arrowok="t" o:connecttype="custom" o:connectlocs="182755,880281;53101,368490;953854,0" o:connectangles="0,0,0"/>
              </v:shape>
            </w:pict>
          </mc:Fallback>
        </mc:AlternateContent>
      </w:r>
      <w:r w:rsidR="00E56A1A" w:rsidRPr="00E56A1A">
        <w:rPr>
          <w:noProof/>
          <w:lang w:eastAsia="da-DK"/>
        </w:rPr>
        <w:t xml:space="preserve"> </w:t>
      </w:r>
      <w:r w:rsidR="00E56A1A">
        <w:rPr>
          <w:noProof/>
          <w:lang w:eastAsia="da-DK"/>
        </w:rPr>
        <w:drawing>
          <wp:inline distT="0" distB="0" distL="0" distR="0" wp14:anchorId="6846D83F" wp14:editId="389EBC42">
            <wp:extent cx="6120130" cy="4246880"/>
            <wp:effectExtent l="19050" t="19050" r="13970" b="2032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46880"/>
                    </a:xfrm>
                    <a:prstGeom prst="rect">
                      <a:avLst/>
                    </a:prstGeom>
                    <a:ln w="12696" cmpd="sng">
                      <a:solidFill>
                        <a:srgbClr val="0F7D3F"/>
                      </a:solidFill>
                      <a:prstDash val="solid"/>
                    </a:ln>
                  </pic:spPr>
                </pic:pic>
              </a:graphicData>
            </a:graphic>
          </wp:inline>
        </w:drawing>
      </w:r>
    </w:p>
    <w:p w:rsidR="005C0F0C" w:rsidRDefault="005C0F0C">
      <w:r>
        <w:t>Projektet skal gives et navn, og man sk</w:t>
      </w:r>
      <w:r w:rsidR="00EA022D">
        <w:t xml:space="preserve">al bestemme hvor det skal ligge. Visual Studio vil som udgangspunkt gerne lægge projekterne i folderen </w:t>
      </w:r>
      <w:proofErr w:type="gramStart"/>
      <w:r w:rsidR="00EA022D">
        <w:t>”…source</w:t>
      </w:r>
      <w:proofErr w:type="gramEnd"/>
      <w:r w:rsidR="00EA022D" w:rsidRPr="00EA022D">
        <w:t>\</w:t>
      </w:r>
      <w:r w:rsidR="00EA022D">
        <w:t xml:space="preserve">repos”. Hvis du vil have dine projekter til at ligge et andet sted (f.eks. et sted under dokumenter), kan du rette denne sti. Man kan også ændre indstillingerne sådan at Visual Studio foreslår en anden sti (se afsnit </w:t>
      </w:r>
      <w:r w:rsidR="00EA022D">
        <w:fldChar w:fldCharType="begin"/>
      </w:r>
      <w:r w:rsidR="00EA022D">
        <w:instrText xml:space="preserve"> REF _Ref524696276 \r \h </w:instrText>
      </w:r>
      <w:r w:rsidR="00EA022D">
        <w:fldChar w:fldCharType="separate"/>
      </w:r>
      <w:r w:rsidR="00020C46">
        <w:t>2.1</w:t>
      </w:r>
      <w:r w:rsidR="00EA022D">
        <w:fldChar w:fldCharType="end"/>
      </w:r>
      <w:r w:rsidR="00EA022D">
        <w:t xml:space="preserve"> nedenfor).</w:t>
      </w:r>
    </w:p>
    <w:p w:rsidR="008D05AC" w:rsidRDefault="008D05AC">
      <w:r>
        <w:t>Giv projektet et godt navn, det vil sige et navn der fortæller noget om hvad projektet går ud på, sådan at det er til at finde igen senere. Dette er vores første projekt for lige at lære Visual Studio at kende, så det kan være lidt svært at finde på et godt navn. Så kald det bare dit første projekt. Det vil du så kunne hente ind senere hvis du har brug for at se hvordan det nu var man lige kom i gang med Visual Studio.</w:t>
      </w:r>
    </w:p>
    <w:p w:rsidR="008D05AC" w:rsidRDefault="008D05AC">
      <w:r>
        <w:t xml:space="preserve">Bemærk, når du giver projektet et navn, så skrives </w:t>
      </w:r>
      <w:r w:rsidR="00EC1CCA">
        <w:t xml:space="preserve">automatisk det samme i feltet </w:t>
      </w:r>
      <w:r w:rsidR="00EC1CCA" w:rsidRPr="00EC1CCA">
        <w:rPr>
          <w:b/>
          <w:lang w:val="en-US"/>
        </w:rPr>
        <w:t>Solution name</w:t>
      </w:r>
      <w:r w:rsidR="00EC1CCA">
        <w:t>. Vi skal senere arbejde mere med solutions hvor vi vil have flere projekter i en samlet løsning (solution), men her i første omgang vil vi bare have ét projekt, derfor giver det god mening at solution og projekt har samme navn.</w:t>
      </w:r>
    </w:p>
    <w:p w:rsidR="00EA022D" w:rsidRDefault="00EA022D" w:rsidP="00CD0ED9">
      <w:pPr>
        <w:pStyle w:val="Overskrift2"/>
      </w:pPr>
      <w:bookmarkStart w:id="9" w:name="_Ref524696276"/>
      <w:bookmarkStart w:id="10" w:name="_Toc529290561"/>
      <w:bookmarkStart w:id="11" w:name="_Toc529513408"/>
      <w:r>
        <w:lastRenderedPageBreak/>
        <w:t>Indstilling af default folder</w:t>
      </w:r>
      <w:bookmarkEnd w:id="9"/>
      <w:bookmarkEnd w:id="10"/>
      <w:bookmarkEnd w:id="11"/>
    </w:p>
    <w:p w:rsidR="00EC1CCA" w:rsidRDefault="00EC1CCA" w:rsidP="00EC1CCA">
      <w:pPr>
        <w:keepNext/>
      </w:pPr>
      <w:r>
        <w:t>I dette afsnit beskrives kort hvordan man ændrer indstillingerne af default folder til projekter. Du kan springe afsnittet over i første omgang hvis du tænker at Visual Studio sikkert er bedst til at vide hvor dine projekter skal gemmes.</w:t>
      </w:r>
    </w:p>
    <w:p w:rsidR="00EC1CCA" w:rsidRPr="00EC1CCA" w:rsidRDefault="00EC1CCA" w:rsidP="00EC1CCA">
      <w:pPr>
        <w:keepNext/>
      </w:pPr>
      <w:r>
        <w:t>Vælg Tools/Options i menuen øverst i Visual Studio:</w:t>
      </w:r>
    </w:p>
    <w:p w:rsidR="00EA022D" w:rsidRDefault="00EA022D" w:rsidP="002C0077">
      <w:pPr>
        <w:ind w:left="1134" w:right="1134"/>
      </w:pPr>
      <w:r>
        <w:rPr>
          <w:noProof/>
          <w:lang w:eastAsia="da-DK"/>
        </w:rPr>
        <w:drawing>
          <wp:inline distT="0" distB="0" distL="0" distR="0" wp14:anchorId="25AD8FC2" wp14:editId="17B60052">
            <wp:extent cx="2195440" cy="3739487"/>
            <wp:effectExtent l="19050" t="19050" r="14605" b="139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5677" cy="3756924"/>
                    </a:xfrm>
                    <a:prstGeom prst="rect">
                      <a:avLst/>
                    </a:prstGeom>
                    <a:ln w="12696" cmpd="sng">
                      <a:solidFill>
                        <a:srgbClr val="0F7D3F"/>
                      </a:solidFill>
                      <a:prstDash val="solid"/>
                    </a:ln>
                  </pic:spPr>
                </pic:pic>
              </a:graphicData>
            </a:graphic>
          </wp:inline>
        </w:drawing>
      </w:r>
    </w:p>
    <w:p w:rsidR="008D05AC" w:rsidRDefault="00EC1CCA" w:rsidP="00EA022D">
      <w:r>
        <w:rPr>
          <w:noProof/>
          <w:lang w:eastAsia="da-DK"/>
        </w:rPr>
        <mc:AlternateContent>
          <mc:Choice Requires="wps">
            <w:drawing>
              <wp:anchor distT="0" distB="0" distL="114300" distR="114300" simplePos="0" relativeHeight="251664384" behindDoc="0" locked="0" layoutInCell="1" allowOverlap="1">
                <wp:simplePos x="0" y="0"/>
                <wp:positionH relativeFrom="column">
                  <wp:posOffset>3496310</wp:posOffset>
                </wp:positionH>
                <wp:positionV relativeFrom="paragraph">
                  <wp:posOffset>63500</wp:posOffset>
                </wp:positionV>
                <wp:extent cx="977900" cy="607326"/>
                <wp:effectExtent l="38100" t="0" r="12700" b="59690"/>
                <wp:wrapNone/>
                <wp:docPr id="22" name="Kombinationstegning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607326"/>
                        </a:xfrm>
                        <a:custGeom>
                          <a:avLst/>
                          <a:gdLst>
                            <a:gd name="connsiteX0" fmla="*/ 648269 w 1268518"/>
                            <a:gd name="connsiteY0" fmla="*/ 60226 h 517426"/>
                            <a:gd name="connsiteX1" fmla="*/ 1248770 w 1268518"/>
                            <a:gd name="connsiteY1" fmla="*/ 39754 h 517426"/>
                            <a:gd name="connsiteX2" fmla="*/ 0 w 1268518"/>
                            <a:gd name="connsiteY2" fmla="*/ 517426 h 517426"/>
                          </a:gdLst>
                          <a:ahLst/>
                          <a:cxnLst>
                            <a:cxn ang="0">
                              <a:pos x="connsiteX0" y="connsiteY0"/>
                            </a:cxn>
                            <a:cxn ang="0">
                              <a:pos x="connsiteX1" y="connsiteY1"/>
                            </a:cxn>
                            <a:cxn ang="0">
                              <a:pos x="connsiteX2" y="connsiteY2"/>
                            </a:cxn>
                          </a:cxnLst>
                          <a:rect l="l" t="t" r="r" b="b"/>
                          <a:pathLst>
                            <a:path w="1268518" h="517426">
                              <a:moveTo>
                                <a:pt x="648269" y="60226"/>
                              </a:moveTo>
                              <a:cubicBezTo>
                                <a:pt x="1002542" y="11890"/>
                                <a:pt x="1356815" y="-36446"/>
                                <a:pt x="1248770" y="39754"/>
                              </a:cubicBezTo>
                              <a:cubicBezTo>
                                <a:pt x="1140725" y="115954"/>
                                <a:pt x="570362" y="316690"/>
                                <a:pt x="0" y="517426"/>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6283C3" id="Kombinationstegning 22" o:spid="_x0000_s1026" style="position:absolute;margin-left:275.3pt;margin-top:5pt;width:77pt;height:4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68518,51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" path="m648269,60226v354273,-48336,708546,-96672,600501,-20472c1140725,115954,570362,316690,,517426e" fillcolor="#5b9bd5 [3204]" strokecolor="#8b0000">
                <v:fill opacity="0"/>
                <v:stroke endarrow="block" joinstyle="miter"/>
                <v:path arrowok="t" o:connecttype="custom" o:connectlocs="499750,70690;962676,46661;0,607326" o:connectangles="0,0,0"/>
              </v:shape>
            </w:pict>
          </mc:Fallback>
        </mc:AlternateContent>
      </w:r>
      <w:r w:rsidR="008D05AC">
        <w:t xml:space="preserve">Vælg </w:t>
      </w:r>
      <w:r>
        <w:t xml:space="preserve">eller skriv nu </w:t>
      </w:r>
      <w:r w:rsidR="008D05AC">
        <w:t>den folder hvor du vil gemme dine projekter.</w:t>
      </w:r>
    </w:p>
    <w:p w:rsidR="008D05AC" w:rsidRDefault="00EC1CCA" w:rsidP="002C0077">
      <w:pPr>
        <w:ind w:left="1134" w:right="1134"/>
      </w:pPr>
      <w:r>
        <w:rPr>
          <w:noProof/>
          <w:lang w:eastAsia="da-DK"/>
        </w:rPr>
        <w:drawing>
          <wp:inline distT="0" distB="0" distL="0" distR="0" wp14:anchorId="71AB8778" wp14:editId="031AE2F3">
            <wp:extent cx="4810836" cy="2806238"/>
            <wp:effectExtent l="19050" t="19050" r="27940" b="1333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5825" cy="2814982"/>
                    </a:xfrm>
                    <a:prstGeom prst="rect">
                      <a:avLst/>
                    </a:prstGeom>
                    <a:ln w="12696" cmpd="sng">
                      <a:solidFill>
                        <a:srgbClr val="0F7D3F"/>
                      </a:solidFill>
                      <a:prstDash val="solid"/>
                    </a:ln>
                  </pic:spPr>
                </pic:pic>
              </a:graphicData>
            </a:graphic>
          </wp:inline>
        </w:drawing>
      </w:r>
    </w:p>
    <w:p w:rsidR="00E56A1A" w:rsidRDefault="00E56A1A" w:rsidP="00E56A1A">
      <w:pPr>
        <w:pStyle w:val="Overskrift1"/>
      </w:pPr>
      <w:bookmarkStart w:id="12" w:name="_Toc529290562"/>
      <w:bookmarkStart w:id="13" w:name="_Toc529513409"/>
      <w:r>
        <w:lastRenderedPageBreak/>
        <w:t>Find rundt i det nye projekt</w:t>
      </w:r>
      <w:bookmarkEnd w:id="12"/>
      <w:bookmarkEnd w:id="13"/>
    </w:p>
    <w:p w:rsidR="00E56A1A" w:rsidRDefault="00E56A1A" w:rsidP="00E56A1A">
      <w:r>
        <w:t xml:space="preserve">Visual Studio har lavet nogle filer til dig automatisk, sådan at det er nemt at komme i gang. I vinduet Solution Explorer kan du finde en oversigt over de dele dit projekt består af. Hvis du ikke kan finde Solution Explorer, så er der anvisninger i afsnit </w:t>
      </w:r>
      <w:r>
        <w:fldChar w:fldCharType="begin"/>
      </w:r>
      <w:r>
        <w:instrText xml:space="preserve"> REF _Ref524698120 \r \h </w:instrText>
      </w:r>
      <w:r>
        <w:fldChar w:fldCharType="separate"/>
      </w:r>
      <w:r w:rsidR="00020C46">
        <w:t>3.3</w:t>
      </w:r>
      <w:r>
        <w:fldChar w:fldCharType="end"/>
      </w:r>
      <w:r>
        <w:t xml:space="preserve"> nedenfor.</w:t>
      </w:r>
    </w:p>
    <w:p w:rsidR="00E56A1A" w:rsidRDefault="00E56A1A" w:rsidP="002C0077">
      <w:pPr>
        <w:ind w:left="1134" w:right="1134"/>
      </w:pPr>
      <w:r>
        <w:rPr>
          <w:noProof/>
          <w:lang w:eastAsia="da-DK"/>
        </w:rPr>
        <w:drawing>
          <wp:inline distT="0" distB="0" distL="0" distR="0" wp14:anchorId="00C8DF60" wp14:editId="467AED41">
            <wp:extent cx="2995684" cy="2025016"/>
            <wp:effectExtent l="19050" t="19050" r="14605" b="1333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341" cy="2034248"/>
                    </a:xfrm>
                    <a:prstGeom prst="rect">
                      <a:avLst/>
                    </a:prstGeom>
                    <a:ln w="12696" cmpd="sng">
                      <a:solidFill>
                        <a:srgbClr val="0F7D3F"/>
                      </a:solidFill>
                      <a:prstDash val="solid"/>
                    </a:ln>
                  </pic:spPr>
                </pic:pic>
              </a:graphicData>
            </a:graphic>
          </wp:inline>
        </w:drawing>
      </w:r>
    </w:p>
    <w:p w:rsidR="00E56A1A" w:rsidRDefault="00E56A1A" w:rsidP="00E56A1A">
      <w:r>
        <w:t xml:space="preserve">Som du kan se, har vi en solution med et projekt. Her hedder begge The First Project, de hedder sikkert noget andet hos dig. I første omgang springer vi direkte ned i filen </w:t>
      </w:r>
      <w:r w:rsidRPr="00A367BE">
        <w:rPr>
          <w:rFonts w:ascii="Courier New" w:hAnsi="Courier New"/>
          <w:noProof/>
        </w:rPr>
        <w:t>Program.cs</w:t>
      </w:r>
      <w:r>
        <w:t xml:space="preserve"> hvor </w:t>
      </w:r>
      <w:r w:rsidR="00A367BE">
        <w:t xml:space="preserve">selve programmet ligger. Visual Studio har oprettet et tomt program der ikke gør noget som helst, vi skal prøve at få det til at lave lidt. Den sidste del af filnavnet </w:t>
      </w:r>
      <w:r w:rsidR="00A367BE" w:rsidRPr="00A367BE">
        <w:rPr>
          <w:rFonts w:ascii="Courier New" w:hAnsi="Courier New"/>
          <w:noProof/>
        </w:rPr>
        <w:t>”cs”</w:t>
      </w:r>
      <w:r w:rsidR="00A367BE">
        <w:t xml:space="preserve"> er en forkortelse af C-Sharp og fortæller altså at filen indeholder C#-kode.</w:t>
      </w:r>
    </w:p>
    <w:p w:rsidR="00A367BE" w:rsidRDefault="00A367BE" w:rsidP="00E56A1A">
      <w:r>
        <w:t xml:space="preserve">Dobbeltklik på </w:t>
      </w:r>
      <w:r w:rsidRPr="00A367BE">
        <w:rPr>
          <w:rFonts w:ascii="Courier New" w:hAnsi="Courier New"/>
          <w:noProof/>
        </w:rPr>
        <w:t>Program.cs</w:t>
      </w:r>
      <w:r>
        <w:t>. Nu åbnes filen i arbejdsområdet, det store område midt på skærmen hvor du normalt vil kunne redigere dine filer. Med tiden vil du placere forskellige vinduer rundt omkring på skærmen i Visual Studio efterhånden som du finder ud af hvilke vinduer du bruger ofte.</w:t>
      </w:r>
    </w:p>
    <w:p w:rsidR="00A367BE" w:rsidRDefault="00A367BE" w:rsidP="002C0077">
      <w:pPr>
        <w:ind w:left="1134" w:right="1134"/>
      </w:pPr>
      <w:r>
        <w:rPr>
          <w:noProof/>
          <w:lang w:eastAsia="da-DK"/>
        </w:rPr>
        <w:drawing>
          <wp:inline distT="0" distB="0" distL="0" distR="0" wp14:anchorId="4C34D997" wp14:editId="043F19E4">
            <wp:extent cx="3828149" cy="3084394"/>
            <wp:effectExtent l="19050" t="19050" r="20320" b="2095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557" cy="3089557"/>
                    </a:xfrm>
                    <a:prstGeom prst="rect">
                      <a:avLst/>
                    </a:prstGeom>
                    <a:ln w="12696" cmpd="sng">
                      <a:solidFill>
                        <a:srgbClr val="0F7D3F"/>
                      </a:solidFill>
                      <a:prstDash val="solid"/>
                    </a:ln>
                  </pic:spPr>
                </pic:pic>
              </a:graphicData>
            </a:graphic>
          </wp:inline>
        </w:drawing>
      </w:r>
    </w:p>
    <w:p w:rsidR="00A367BE" w:rsidRDefault="00A367BE" w:rsidP="00E56A1A">
      <w:r>
        <w:t xml:space="preserve">Programmet består af tre elementer der er placeret inden i hinanden. Det gøres tydeligt af indrykningen, men indrykningerne har kun kosmetisk betydning. Det er de krøllede parenteser der fortæller hvilke dele af </w:t>
      </w:r>
      <w:r>
        <w:lastRenderedPageBreak/>
        <w:t>et program der er defineret inde i andre dele. Hver gang en del begynder laves en venstre-krølle-parentes. Delen sluttes så af med en højre-krølle-parentes.</w:t>
      </w:r>
    </w:p>
    <w:p w:rsidR="00A367BE" w:rsidRDefault="00A367BE" w:rsidP="00E56A1A">
      <w:r>
        <w:t xml:space="preserve">Vi kan altså læse det automatisk genererede program som følger. Programmet består af et </w:t>
      </w:r>
      <w:r w:rsidRPr="004113FB">
        <w:rPr>
          <w:rFonts w:ascii="Courier New" w:hAnsi="Courier New"/>
          <w:noProof/>
        </w:rPr>
        <w:t>name</w:t>
      </w:r>
      <w:r w:rsidRPr="004113FB">
        <w:t xml:space="preserve"> </w:t>
      </w:r>
      <w:r w:rsidRPr="004113FB">
        <w:rPr>
          <w:rFonts w:ascii="Courier New" w:hAnsi="Courier New"/>
          <w:noProof/>
        </w:rPr>
        <w:t>space</w:t>
      </w:r>
      <w:r w:rsidR="004113FB">
        <w:t xml:space="preserve"> der hedder det samme som projektet. Dette </w:t>
      </w:r>
      <w:r w:rsidR="004113FB" w:rsidRPr="004113FB">
        <w:rPr>
          <w:rFonts w:ascii="Courier New" w:hAnsi="Courier New"/>
          <w:noProof/>
        </w:rPr>
        <w:t>name space</w:t>
      </w:r>
      <w:r w:rsidR="004113FB">
        <w:t xml:space="preserve"> indeholder en </w:t>
      </w:r>
      <w:r w:rsidR="004113FB" w:rsidRPr="004113FB">
        <w:rPr>
          <w:rFonts w:ascii="Courier New" w:hAnsi="Courier New"/>
          <w:noProof/>
        </w:rPr>
        <w:t>class</w:t>
      </w:r>
      <w:r w:rsidR="004113FB">
        <w:t xml:space="preserve"> der hedder Program. </w:t>
      </w:r>
      <w:r w:rsidR="004113FB" w:rsidRPr="004113FB">
        <w:rPr>
          <w:rFonts w:ascii="Courier New" w:hAnsi="Courier New"/>
          <w:noProof/>
        </w:rPr>
        <w:t>class</w:t>
      </w:r>
      <w:r w:rsidR="004113FB">
        <w:t xml:space="preserve"> Program indeholder en metode (kaldes også en procedure eller en funktion) der hedder Main. Vi kommer senere til lære hvordan man kan se det er en metode, men det vil vi ikke gå i detaljer med nu.</w:t>
      </w:r>
    </w:p>
    <w:p w:rsidR="004113FB" w:rsidRDefault="004113FB" w:rsidP="00E56A1A">
      <w:r>
        <w:t xml:space="preserve">Det eneste du skal vide er, at metoden Main automatisk bliver udført når man starter programmet, så hvis vi vil have programmet til at gøre noget, skal vi skrive noget C#-kode her. Som man kan se er Main-metoden tom fra starten (der står ikke noget mellem </w:t>
      </w:r>
      <w:r w:rsidRPr="004113FB">
        <w:rPr>
          <w:rFonts w:ascii="Courier New" w:hAnsi="Courier New"/>
          <w:noProof/>
        </w:rPr>
        <w:t>’{’</w:t>
      </w:r>
      <w:r>
        <w:t xml:space="preserve"> og </w:t>
      </w:r>
      <w:r w:rsidRPr="004113FB">
        <w:rPr>
          <w:rFonts w:ascii="Courier New" w:hAnsi="Courier New"/>
          <w:noProof/>
        </w:rPr>
        <w:t>’}’</w:t>
      </w:r>
      <w:r>
        <w:t>).</w:t>
      </w:r>
    </w:p>
    <w:p w:rsidR="004113FB" w:rsidRPr="00275472" w:rsidRDefault="004113FB" w:rsidP="00CD0ED9">
      <w:pPr>
        <w:pStyle w:val="Overskrift2"/>
      </w:pPr>
      <w:bookmarkStart w:id="14" w:name="_Toc529290563"/>
      <w:bookmarkStart w:id="15" w:name="_Ref529430309"/>
      <w:bookmarkStart w:id="16" w:name="_Ref529431744"/>
      <w:bookmarkStart w:id="17" w:name="_Toc529513410"/>
      <w:r w:rsidRPr="00275472">
        <w:rPr>
          <w:lang w:val="en-US"/>
        </w:rPr>
        <w:t>Hello world</w:t>
      </w:r>
      <w:r w:rsidR="00275472" w:rsidRPr="00275472">
        <w:t xml:space="preserve"> og ‘;’</w:t>
      </w:r>
      <w:bookmarkEnd w:id="14"/>
      <w:bookmarkEnd w:id="15"/>
      <w:bookmarkEnd w:id="16"/>
      <w:bookmarkEnd w:id="17"/>
    </w:p>
    <w:p w:rsidR="004113FB" w:rsidRDefault="004113FB" w:rsidP="004113FB">
      <w:r>
        <w:t>Vi skal du lave vores første program, det man ofte kalder ”</w:t>
      </w:r>
      <w:r w:rsidRPr="004113FB">
        <w:rPr>
          <w:lang w:val="en-US"/>
        </w:rPr>
        <w:t>hello world</w:t>
      </w:r>
      <w:r>
        <w:t xml:space="preserve">”. Med </w:t>
      </w:r>
      <w:r w:rsidR="004F4766">
        <w:t>et simpelt program vil vi teste om vi har fået lavet et program der kan køre. Programmet nedenfor udskriver en måske ikke helt sandfærdig tekst. Du kan skrive din egen tekst som du foretrækker.</w:t>
      </w:r>
    </w:p>
    <w:p w:rsidR="004F4766" w:rsidRDefault="004F4766" w:rsidP="002C0077">
      <w:pPr>
        <w:ind w:left="1134" w:right="1134"/>
      </w:pPr>
      <w:r>
        <w:rPr>
          <w:noProof/>
          <w:lang w:eastAsia="da-DK"/>
        </w:rPr>
        <w:drawing>
          <wp:inline distT="0" distB="0" distL="0" distR="0" wp14:anchorId="1B030E2D" wp14:editId="623ED211">
            <wp:extent cx="3889612" cy="1695842"/>
            <wp:effectExtent l="19050" t="19050" r="15875" b="1905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5137" cy="1711331"/>
                    </a:xfrm>
                    <a:prstGeom prst="rect">
                      <a:avLst/>
                    </a:prstGeom>
                    <a:ln w="12696" cmpd="sng">
                      <a:solidFill>
                        <a:srgbClr val="0F7D3F"/>
                      </a:solidFill>
                      <a:prstDash val="solid"/>
                    </a:ln>
                  </pic:spPr>
                </pic:pic>
              </a:graphicData>
            </a:graphic>
          </wp:inline>
        </w:drawing>
      </w:r>
    </w:p>
    <w:p w:rsidR="004F4766" w:rsidRDefault="004F4766" w:rsidP="004113FB">
      <w:r>
        <w:rPr>
          <w:noProof/>
          <w:lang w:eastAsia="da-DK"/>
        </w:rPr>
        <mc:AlternateContent>
          <mc:Choice Requires="wps">
            <w:drawing>
              <wp:anchor distT="0" distB="0" distL="114300" distR="114300" simplePos="0" relativeHeight="251665408" behindDoc="0" locked="0" layoutInCell="1" allowOverlap="1">
                <wp:simplePos x="0" y="0"/>
                <wp:positionH relativeFrom="column">
                  <wp:posOffset>1415785</wp:posOffset>
                </wp:positionH>
                <wp:positionV relativeFrom="paragraph">
                  <wp:posOffset>296156</wp:posOffset>
                </wp:positionV>
                <wp:extent cx="3129561" cy="382138"/>
                <wp:effectExtent l="0" t="0" r="13970" b="75565"/>
                <wp:wrapNone/>
                <wp:docPr id="30" name="Kombinationstegning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9561" cy="382138"/>
                        </a:xfrm>
                        <a:custGeom>
                          <a:avLst/>
                          <a:gdLst>
                            <a:gd name="connsiteX0" fmla="*/ 0 w 3129561"/>
                            <a:gd name="connsiteY0" fmla="*/ 0 h 382138"/>
                            <a:gd name="connsiteX1" fmla="*/ 2927444 w 3129561"/>
                            <a:gd name="connsiteY1" fmla="*/ 75063 h 382138"/>
                            <a:gd name="connsiteX2" fmla="*/ 2640841 w 3129561"/>
                            <a:gd name="connsiteY2" fmla="*/ 382138 h 382138"/>
                          </a:gdLst>
                          <a:ahLst/>
                          <a:cxnLst>
                            <a:cxn ang="0">
                              <a:pos x="connsiteX0" y="connsiteY0"/>
                            </a:cxn>
                            <a:cxn ang="0">
                              <a:pos x="connsiteX1" y="connsiteY1"/>
                            </a:cxn>
                            <a:cxn ang="0">
                              <a:pos x="connsiteX2" y="connsiteY2"/>
                            </a:cxn>
                          </a:cxnLst>
                          <a:rect l="l" t="t" r="r" b="b"/>
                          <a:pathLst>
                            <a:path w="3129561" h="382138">
                              <a:moveTo>
                                <a:pt x="0" y="0"/>
                              </a:moveTo>
                              <a:cubicBezTo>
                                <a:pt x="1243652" y="5686"/>
                                <a:pt x="2487304" y="11373"/>
                                <a:pt x="2927444" y="75063"/>
                              </a:cubicBezTo>
                              <a:cubicBezTo>
                                <a:pt x="3367584" y="138753"/>
                                <a:pt x="3004212" y="260445"/>
                                <a:pt x="2640841" y="382138"/>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713796" id="Kombinationstegning 30" o:spid="_x0000_s1026" style="position:absolute;margin-left:111.5pt;margin-top:23.3pt;width:246.4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129561,382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" path="m,c1243652,5686,2487304,11373,2927444,75063v440140,63690,76768,185382,-286603,307075e" fillcolor="#5b9bd5 [3204]" strokecolor="#8b0000">
                <v:fill opacity="0"/>
                <v:stroke endarrow="block" joinstyle="miter"/>
                <v:path arrowok="t" o:connecttype="custom" o:connectlocs="0,0;2927444,75063;2640841,382138" o:connectangles="0,0,0"/>
              </v:shape>
            </w:pict>
          </mc:Fallback>
        </mc:AlternateContent>
      </w:r>
      <w:r>
        <w:t>Når du har indtastet koden, skal du prøve at køre programmet. Til det kan du anvende den grønne pil øverst i Visual Studio:</w:t>
      </w:r>
    </w:p>
    <w:p w:rsidR="004F4766" w:rsidRDefault="004F4766" w:rsidP="00904BCD">
      <w:pPr>
        <w:ind w:left="1134" w:right="1134"/>
      </w:pPr>
      <w:r>
        <w:rPr>
          <w:noProof/>
          <w:lang w:eastAsia="da-DK"/>
        </w:rPr>
        <w:drawing>
          <wp:inline distT="0" distB="0" distL="0" distR="0" wp14:anchorId="5778A9CC" wp14:editId="04BE6394">
            <wp:extent cx="5072932" cy="547926"/>
            <wp:effectExtent l="19050" t="19050" r="13970" b="2413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1032" cy="566082"/>
                    </a:xfrm>
                    <a:prstGeom prst="rect">
                      <a:avLst/>
                    </a:prstGeom>
                    <a:ln w="12696" cmpd="sng">
                      <a:solidFill>
                        <a:srgbClr val="0F7D3F"/>
                      </a:solidFill>
                      <a:prstDash val="solid"/>
                    </a:ln>
                  </pic:spPr>
                </pic:pic>
              </a:graphicData>
            </a:graphic>
          </wp:inline>
        </w:drawing>
      </w:r>
    </w:p>
    <w:p w:rsidR="004F4766" w:rsidRDefault="004F4766" w:rsidP="004113FB">
      <w:r>
        <w:t>Hov, hvad skete der? Ingen ting?</w:t>
      </w:r>
    </w:p>
    <w:p w:rsidR="004F4766" w:rsidRDefault="004F4766" w:rsidP="004113FB">
      <w:r>
        <w:t xml:space="preserve">Hvis du så godt efter, så kom din tekst ganske sikkert frem i et sort konsolvindue, men straks efter lukkede vinduet igen. Det var fordi programmet var færdigt (det nåede den sidste </w:t>
      </w:r>
      <w:r w:rsidRPr="004113FB">
        <w:rPr>
          <w:rFonts w:ascii="Courier New" w:hAnsi="Courier New"/>
          <w:noProof/>
        </w:rPr>
        <w:t>’}’</w:t>
      </w:r>
      <w:r>
        <w:t>). For at vi kan nå at se hvad der sker, bliver vi nødt til at bede programmet vente lidt når det er færdigt.</w:t>
      </w:r>
    </w:p>
    <w:p w:rsidR="004F4766" w:rsidRDefault="004F4766" w:rsidP="004113FB">
      <w:r>
        <w:t>Indtast følgende:</w:t>
      </w:r>
    </w:p>
    <w:p w:rsidR="004F4766" w:rsidRDefault="004F4766" w:rsidP="002C0077">
      <w:pPr>
        <w:ind w:left="1134" w:right="1134"/>
        <w:rPr>
          <w:sz w:val="72"/>
        </w:rPr>
      </w:pPr>
      <w:r>
        <w:rPr>
          <w:noProof/>
          <w:lang w:eastAsia="da-DK"/>
        </w:rPr>
        <w:drawing>
          <wp:inline distT="0" distB="0" distL="0" distR="0" wp14:anchorId="278CF7B5" wp14:editId="73944949">
            <wp:extent cx="4401403" cy="788647"/>
            <wp:effectExtent l="19050" t="19050" r="18415" b="1206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2001" cy="801297"/>
                    </a:xfrm>
                    <a:prstGeom prst="rect">
                      <a:avLst/>
                    </a:prstGeom>
                    <a:ln w="12696" cmpd="sng">
                      <a:solidFill>
                        <a:srgbClr val="0F7D3F"/>
                      </a:solidFill>
                      <a:prstDash val="solid"/>
                    </a:ln>
                  </pic:spPr>
                </pic:pic>
              </a:graphicData>
            </a:graphic>
          </wp:inline>
        </w:drawing>
      </w:r>
    </w:p>
    <w:p w:rsidR="004F4766" w:rsidRDefault="004F4766" w:rsidP="004F4766">
      <w:r>
        <w:t xml:space="preserve">Linjen </w:t>
      </w:r>
      <w:r w:rsidRPr="004F4766">
        <w:rPr>
          <w:rFonts w:ascii="Courier New" w:hAnsi="Courier New"/>
          <w:noProof/>
        </w:rPr>
        <w:t>Console.ReadLine();</w:t>
      </w:r>
      <w:r>
        <w:t xml:space="preserve"> er en instruktion til programmet om at tage imod input som brugeren indtaster. Det betyder at når programmet når til dette sted, så venter det på input fra brugeren og derfor </w:t>
      </w:r>
      <w:r>
        <w:lastRenderedPageBreak/>
        <w:t xml:space="preserve">slutter programmet først af når brugeren har givet sit input og trykket </w:t>
      </w:r>
      <w:r w:rsidRPr="004F4766">
        <w:rPr>
          <w:rFonts w:ascii="Courier New" w:hAnsi="Courier New"/>
          <w:noProof/>
        </w:rPr>
        <w:t>Enter</w:t>
      </w:r>
      <w:r>
        <w:t>.</w:t>
      </w:r>
      <w:r w:rsidR="00275472">
        <w:t xml:space="preserve"> Prøv nu at køre programmet.</w:t>
      </w:r>
    </w:p>
    <w:p w:rsidR="00275472" w:rsidRDefault="0015500D" w:rsidP="002C0077">
      <w:pPr>
        <w:ind w:left="1134" w:right="1134"/>
      </w:pPr>
      <w:r>
        <w:rPr>
          <w:noProof/>
          <w:lang w:eastAsia="da-DK"/>
        </w:rPr>
        <w:drawing>
          <wp:inline distT="0" distB="0" distL="0" distR="0" wp14:anchorId="15005692" wp14:editId="238C8374">
            <wp:extent cx="4476466" cy="1297526"/>
            <wp:effectExtent l="19050" t="19050" r="19685" b="1714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458" cy="1305929"/>
                    </a:xfrm>
                    <a:prstGeom prst="rect">
                      <a:avLst/>
                    </a:prstGeom>
                    <a:ln w="12696" cmpd="sng">
                      <a:solidFill>
                        <a:srgbClr val="0F7D3F"/>
                      </a:solidFill>
                      <a:prstDash val="solid"/>
                    </a:ln>
                  </pic:spPr>
                </pic:pic>
              </a:graphicData>
            </a:graphic>
          </wp:inline>
        </w:drawing>
      </w:r>
    </w:p>
    <w:p w:rsidR="00275472" w:rsidRDefault="00275472" w:rsidP="004F4766">
      <w:r>
        <w:t xml:space="preserve">Når du kører programmet skulle du gerne få din besked op i et konsol-vindue. Tryk </w:t>
      </w:r>
      <w:r w:rsidRPr="00275472">
        <w:rPr>
          <w:rFonts w:ascii="Courier New" w:hAnsi="Courier New"/>
          <w:noProof/>
        </w:rPr>
        <w:t>Enter</w:t>
      </w:r>
      <w:r>
        <w:t xml:space="preserve"> for at afslutte programmet.</w:t>
      </w:r>
    </w:p>
    <w:p w:rsidR="00275472" w:rsidRDefault="00275472" w:rsidP="004F4766">
      <w:r>
        <w:t>Måske har du bemærket at de to linjer kode vi har skrevet afsluttes med et ’;’. Dette tegn bruges til at adskille to instruktioner. Som ved indrykninger bruges linjeskift kun kosmetisk, det er tegnet ’;’ der adskiller instruktioner. Det betyder at man i princippet kan lave hele sit program på én linje hvis man har en teksteditor der understøtter meget lange linjer. I praksis benyttes linjeskift og indrykninger i stor stil for at gøre programmet læsevenligt. Det bliver hurtigt klart at det er meget vigtigt.</w:t>
      </w:r>
      <w:r w:rsidR="00ED51EE">
        <w:t xml:space="preserve"> Men husk altid ’;’.</w:t>
      </w:r>
    </w:p>
    <w:p w:rsidR="00AF3D02" w:rsidRDefault="00AF3D02" w:rsidP="00CD0ED9">
      <w:pPr>
        <w:pStyle w:val="Overskrift2"/>
      </w:pPr>
      <w:bookmarkStart w:id="18" w:name="_Toc529513411"/>
      <w:r>
        <w:t>Afbryd programmet</w:t>
      </w:r>
      <w:bookmarkEnd w:id="18"/>
    </w:p>
    <w:p w:rsidR="008B4887" w:rsidRDefault="008B4887" w:rsidP="00AF3D02">
      <w:r>
        <w:t>Nogle gange har man brug for at stoppe programmet midt i det hele i stedet for at lukke det pænt ned, eller man har lavet et program der aldrig standser.</w:t>
      </w:r>
    </w:p>
    <w:p w:rsidR="00AF3D02" w:rsidRDefault="008B4887" w:rsidP="00AF3D02">
      <w:r>
        <w:rPr>
          <w:noProof/>
          <w:lang w:eastAsia="da-DK"/>
        </w:rPr>
        <mc:AlternateContent>
          <mc:Choice Requires="wps">
            <w:drawing>
              <wp:anchor distT="0" distB="0" distL="114300" distR="114300" simplePos="0" relativeHeight="251667456" behindDoc="0" locked="0" layoutInCell="1" allowOverlap="1">
                <wp:simplePos x="0" y="0"/>
                <wp:positionH relativeFrom="column">
                  <wp:posOffset>750901</wp:posOffset>
                </wp:positionH>
                <wp:positionV relativeFrom="paragraph">
                  <wp:posOffset>252840</wp:posOffset>
                </wp:positionV>
                <wp:extent cx="4176119" cy="461176"/>
                <wp:effectExtent l="0" t="0" r="34290" b="53340"/>
                <wp:wrapNone/>
                <wp:docPr id="43" name="Kombinationstegning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6119" cy="461176"/>
                        </a:xfrm>
                        <a:custGeom>
                          <a:avLst/>
                          <a:gdLst>
                            <a:gd name="connsiteX0" fmla="*/ 0 w 3604175"/>
                            <a:gd name="connsiteY0" fmla="*/ 0 h 461176"/>
                            <a:gd name="connsiteX1" fmla="*/ 3101009 w 3604175"/>
                            <a:gd name="connsiteY1" fmla="*/ 95416 h 461176"/>
                            <a:gd name="connsiteX2" fmla="*/ 3562185 w 3604175"/>
                            <a:gd name="connsiteY2" fmla="*/ 461176 h 461176"/>
                          </a:gdLst>
                          <a:ahLst/>
                          <a:cxnLst>
                            <a:cxn ang="0">
                              <a:pos x="connsiteX0" y="connsiteY0"/>
                            </a:cxn>
                            <a:cxn ang="0">
                              <a:pos x="connsiteX1" y="connsiteY1"/>
                            </a:cxn>
                            <a:cxn ang="0">
                              <a:pos x="connsiteX2" y="connsiteY2"/>
                            </a:cxn>
                          </a:cxnLst>
                          <a:rect l="l" t="t" r="r" b="b"/>
                          <a:pathLst>
                            <a:path w="3604175" h="461176">
                              <a:moveTo>
                                <a:pt x="0" y="0"/>
                              </a:moveTo>
                              <a:cubicBezTo>
                                <a:pt x="1253656" y="9276"/>
                                <a:pt x="2507312" y="18553"/>
                                <a:pt x="3101009" y="95416"/>
                              </a:cubicBezTo>
                              <a:cubicBezTo>
                                <a:pt x="3694706" y="172279"/>
                                <a:pt x="3628445" y="316727"/>
                                <a:pt x="3562185" y="461176"/>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B53B30" id="Kombinationstegning 43" o:spid="_x0000_s1026" style="position:absolute;margin-left:59.15pt;margin-top:19.9pt;width:328.85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604175,46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" path="m,c1253656,9276,2507312,18553,3101009,95416v593697,76863,527436,221311,461176,365760e" fillcolor="#5b9bd5 [3204]" strokecolor="#8b0000">
                <v:fill opacity="0"/>
                <v:stroke endarrow="block" joinstyle="miter"/>
                <v:path arrowok="t" o:connecttype="custom" o:connectlocs="0,0;3593106,95416;4127466,461176" o:connectangles="0,0,0"/>
              </v:shape>
            </w:pict>
          </mc:Fallback>
        </mc:AlternateContent>
      </w:r>
      <w:r>
        <w:t>Man kan afbryde</w:t>
      </w:r>
      <w:r w:rsidR="00AF3D02">
        <w:t xml:space="preserve"> program inde fra Visual Studio</w:t>
      </w:r>
      <w:r>
        <w:t xml:space="preserve"> ved at trykke på den røde stop-firkant i toppen af skærmen:</w:t>
      </w:r>
    </w:p>
    <w:p w:rsidR="008B4887" w:rsidRPr="00AF3D02" w:rsidRDefault="008B4887" w:rsidP="008B4887">
      <w:pPr>
        <w:ind w:left="1134" w:right="1134"/>
      </w:pPr>
      <w:r>
        <w:rPr>
          <w:noProof/>
          <w:lang w:eastAsia="da-DK"/>
        </w:rPr>
        <w:drawing>
          <wp:inline distT="0" distB="0" distL="0" distR="0" wp14:anchorId="24B35CF3" wp14:editId="2CAE0049">
            <wp:extent cx="4492487" cy="714099"/>
            <wp:effectExtent l="19050" t="19050" r="22860" b="1016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3650" cy="719052"/>
                    </a:xfrm>
                    <a:prstGeom prst="rect">
                      <a:avLst/>
                    </a:prstGeom>
                    <a:ln w="12696" cmpd="sng">
                      <a:solidFill>
                        <a:srgbClr val="0F7D3F"/>
                      </a:solidFill>
                      <a:prstDash val="solid"/>
                    </a:ln>
                  </pic:spPr>
                </pic:pic>
              </a:graphicData>
            </a:graphic>
          </wp:inline>
        </w:drawing>
      </w:r>
    </w:p>
    <w:p w:rsidR="00E56A1A" w:rsidRDefault="00E56A1A" w:rsidP="00CD0ED9">
      <w:pPr>
        <w:pStyle w:val="Overskrift2"/>
      </w:pPr>
      <w:bookmarkStart w:id="19" w:name="_Ref524698120"/>
      <w:bookmarkStart w:id="20" w:name="_Toc529290564"/>
      <w:bookmarkStart w:id="21" w:name="_Toc529513412"/>
      <w:r>
        <w:t>Find Solution Explorer</w:t>
      </w:r>
      <w:bookmarkEnd w:id="19"/>
      <w:r w:rsidR="0051341A">
        <w:t xml:space="preserve"> (igen)</w:t>
      </w:r>
      <w:bookmarkEnd w:id="20"/>
      <w:bookmarkEnd w:id="21"/>
    </w:p>
    <w:p w:rsidR="00E56A1A" w:rsidRDefault="00E56A1A" w:rsidP="00E56A1A">
      <w:r>
        <w:t xml:space="preserve">Hvis du ikke har noget Solution Explorer vindue åbent (eller du er kommet til at lukke det), kan du åbne det ved at </w:t>
      </w:r>
      <w:r w:rsidR="00275472">
        <w:t>finde</w:t>
      </w:r>
      <w:r>
        <w:t xml:space="preserve"> det i </w:t>
      </w:r>
      <w:r w:rsidRPr="00E56A1A">
        <w:rPr>
          <w:b/>
          <w:noProof/>
        </w:rPr>
        <w:t>View</w:t>
      </w:r>
      <w:r>
        <w:t>-menuen:</w:t>
      </w:r>
    </w:p>
    <w:p w:rsidR="00E56A1A" w:rsidRDefault="00E56A1A" w:rsidP="002C0077">
      <w:pPr>
        <w:ind w:left="1134" w:right="1134"/>
      </w:pPr>
      <w:r>
        <w:rPr>
          <w:noProof/>
          <w:lang w:eastAsia="da-DK"/>
        </w:rPr>
        <w:drawing>
          <wp:inline distT="0" distB="0" distL="0" distR="0" wp14:anchorId="4886E2C8" wp14:editId="7C4A96E5">
            <wp:extent cx="3101223" cy="1992573"/>
            <wp:effectExtent l="19050" t="19050" r="23495" b="2730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5627" cy="2001828"/>
                    </a:xfrm>
                    <a:prstGeom prst="rect">
                      <a:avLst/>
                    </a:prstGeom>
                    <a:ln w="12696" cmpd="sng">
                      <a:solidFill>
                        <a:srgbClr val="0F7D3F"/>
                      </a:solidFill>
                      <a:prstDash val="solid"/>
                    </a:ln>
                  </pic:spPr>
                </pic:pic>
              </a:graphicData>
            </a:graphic>
          </wp:inline>
        </w:drawing>
      </w:r>
    </w:p>
    <w:p w:rsidR="00904BCD" w:rsidRDefault="00496905" w:rsidP="00904BCD">
      <w:pPr>
        <w:pStyle w:val="Overskrift1"/>
      </w:pPr>
      <w:bookmarkStart w:id="22" w:name="_Toc529513413"/>
      <w:r>
        <w:lastRenderedPageBreak/>
        <w:t>Introduktion til debug</w:t>
      </w:r>
      <w:bookmarkEnd w:id="22"/>
    </w:p>
    <w:p w:rsidR="00904BCD" w:rsidRDefault="00904BCD" w:rsidP="00904BCD">
      <w:r>
        <w:t xml:space="preserve">Når du trykker på start-pilen eller taster F5 som vist i afsnit </w:t>
      </w:r>
      <w:r>
        <w:fldChar w:fldCharType="begin"/>
      </w:r>
      <w:r>
        <w:instrText xml:space="preserve"> REF _Ref529430309 \r \h </w:instrText>
      </w:r>
      <w:r>
        <w:fldChar w:fldCharType="separate"/>
      </w:r>
      <w:r w:rsidR="00020C46">
        <w:t>3.1</w:t>
      </w:r>
      <w:r>
        <w:fldChar w:fldCharType="end"/>
      </w:r>
      <w:r>
        <w:t>, starter programmet som nævnt op. Men det gør mere end det. Det starter også det der hedder en Debugger op som gør at man kan følge med i hvad der sker i programmet mens det kører.</w:t>
      </w:r>
      <w:r w:rsidR="00144F50">
        <w:t xml:space="preserve"> Det er en meget stor fordel når man forsøger at finde ud af hvorfor en eller anden del af programmet ikke virker som det skal. Debuggeren kan også bruges som værktøj til at lære at forstå noget kode andre har skrevet. Når man følger med debuggeren gennem programmet får man en forståelse af hvordan de enkelte dele af programmet spiller sammen.</w:t>
      </w:r>
    </w:p>
    <w:p w:rsidR="00ED5AD1" w:rsidRDefault="00ED5AD1" w:rsidP="00904BCD">
      <w:r>
        <w:t>I dette afsnit kommer vi ind på nogle begreber der ikke er blevet præsenteret endnu</w:t>
      </w:r>
      <w:r w:rsidR="008B40D8">
        <w:t xml:space="preserve"> men som bruges meget i forbindelse med debugging. Det er taget med her sådan at al information om debugging er samlet i ét afsnit. I første omgang betyder det ikke så meget om du forstår alt hvad der står, du kan altid komme tilbage </w:t>
      </w:r>
    </w:p>
    <w:p w:rsidR="00904BCD" w:rsidRPr="00904BCD" w:rsidRDefault="00904BCD" w:rsidP="008B4887">
      <w:r>
        <w:t xml:space="preserve">Debugging betyder ”at fjerne fejl (bugs)” – en bug </w:t>
      </w:r>
      <w:r w:rsidR="00496905">
        <w:t>betyder</w:t>
      </w:r>
      <w:r>
        <w:t xml:space="preserve"> egentlig bille men bruges i computerverdenen om alle slags fejl. Læs evt. mere her: </w:t>
      </w:r>
      <w:hyperlink r:id="rId30" w:history="1">
        <w:r w:rsidRPr="00915D7B">
          <w:rPr>
            <w:rStyle w:val="Hyperlink"/>
          </w:rPr>
          <w:t>https://en.wikipedia.org/wiki/Debugging</w:t>
        </w:r>
      </w:hyperlink>
      <w:r>
        <w:t xml:space="preserve">.Prøv at folde </w:t>
      </w:r>
      <w:r w:rsidRPr="00904BCD">
        <w:rPr>
          <w:rFonts w:ascii="Courier New" w:hAnsi="Courier New"/>
          <w:noProof/>
        </w:rPr>
        <w:t>Debug</w:t>
      </w:r>
      <w:r>
        <w:t>-menuen ned øverst i Visual Studio:</w:t>
      </w:r>
    </w:p>
    <w:p w:rsidR="00904BCD" w:rsidRDefault="008171CB" w:rsidP="00904BCD">
      <w:pPr>
        <w:ind w:left="1134" w:right="1134"/>
      </w:pPr>
      <w:r>
        <w:rPr>
          <w:noProof/>
          <w:lang w:eastAsia="da-DK"/>
        </w:rPr>
        <w:drawing>
          <wp:inline distT="0" distB="0" distL="0" distR="0" wp14:anchorId="7BE5ADBA" wp14:editId="2C999BA3">
            <wp:extent cx="2554157" cy="3681454"/>
            <wp:effectExtent l="19050" t="19050" r="17780" b="146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0637" cy="3690794"/>
                    </a:xfrm>
                    <a:prstGeom prst="rect">
                      <a:avLst/>
                    </a:prstGeom>
                    <a:ln w="12696" cmpd="sng">
                      <a:solidFill>
                        <a:srgbClr val="0F7D3F"/>
                      </a:solidFill>
                      <a:prstDash val="solid"/>
                    </a:ln>
                  </pic:spPr>
                </pic:pic>
              </a:graphicData>
            </a:graphic>
          </wp:inline>
        </w:drawing>
      </w:r>
      <w:r>
        <w:rPr>
          <w:noProof/>
          <w:lang w:eastAsia="da-DK"/>
        </w:rPr>
        <w:t xml:space="preserve"> </w:t>
      </w:r>
    </w:p>
    <w:p w:rsidR="00904BCD" w:rsidRDefault="00904BCD" w:rsidP="00904BCD">
      <w:pPr>
        <w:ind w:right="1134"/>
      </w:pPr>
      <w:r>
        <w:t xml:space="preserve">Som det fremgår har debuggeren mange funktioner. </w:t>
      </w:r>
      <w:r w:rsidR="00144F50">
        <w:t xml:space="preserve">Vi </w:t>
      </w:r>
      <w:r w:rsidR="00B16175">
        <w:t>skal i dette afsnit se på de mest vigtige funktioner.</w:t>
      </w:r>
    </w:p>
    <w:p w:rsidR="00B16175" w:rsidRDefault="00B16175" w:rsidP="00B16175">
      <w:pPr>
        <w:pStyle w:val="Listeafsnit"/>
        <w:numPr>
          <w:ilvl w:val="0"/>
          <w:numId w:val="6"/>
        </w:numPr>
        <w:ind w:right="1134"/>
      </w:pPr>
      <w:r>
        <w:t xml:space="preserve">Den markerede menu-indgang </w:t>
      </w:r>
      <w:r w:rsidRPr="00B16175">
        <w:rPr>
          <w:rFonts w:ascii="Courier New" w:hAnsi="Courier New"/>
          <w:noProof/>
        </w:rPr>
        <w:t xml:space="preserve">Start Debugging </w:t>
      </w:r>
      <w:r>
        <w:rPr>
          <w:rFonts w:ascii="Courier New" w:hAnsi="Courier New"/>
          <w:noProof/>
        </w:rPr>
        <w:t xml:space="preserve">- </w:t>
      </w:r>
      <w:r w:rsidRPr="00B16175">
        <w:rPr>
          <w:rFonts w:ascii="Courier New" w:hAnsi="Courier New"/>
          <w:noProof/>
        </w:rPr>
        <w:t>F5</w:t>
      </w:r>
      <w:r>
        <w:t xml:space="preserve"> er den funktion man aktiverer når man trykker på Start-knappen som nævnt i afsnit </w:t>
      </w:r>
      <w:r>
        <w:fldChar w:fldCharType="begin"/>
      </w:r>
      <w:r>
        <w:instrText xml:space="preserve"> REF _Ref529431744 \r \h </w:instrText>
      </w:r>
      <w:r>
        <w:fldChar w:fldCharType="separate"/>
      </w:r>
      <w:r w:rsidR="00020C46">
        <w:t>3.1</w:t>
      </w:r>
      <w:r>
        <w:fldChar w:fldCharType="end"/>
      </w:r>
      <w:r>
        <w:t>. Så den kender du allerede.</w:t>
      </w:r>
    </w:p>
    <w:p w:rsidR="00B16175" w:rsidRDefault="00B16175" w:rsidP="00B16175">
      <w:pPr>
        <w:pStyle w:val="Listeafsnit"/>
        <w:numPr>
          <w:ilvl w:val="0"/>
          <w:numId w:val="6"/>
        </w:numPr>
        <w:ind w:right="1134"/>
      </w:pPr>
      <w:r>
        <w:t>Så er der også en indgang</w:t>
      </w:r>
      <w:r w:rsidR="00FA0782">
        <w:t xml:space="preserve"> der hedder </w:t>
      </w:r>
      <w:r w:rsidR="00FA0782" w:rsidRPr="00FA0782">
        <w:rPr>
          <w:rFonts w:ascii="Courier New" w:hAnsi="Courier New"/>
          <w:noProof/>
        </w:rPr>
        <w:t>Start Without Debugging</w:t>
      </w:r>
      <w:r w:rsidR="00FA0782">
        <w:t xml:space="preserve">. Den er der ikke nogen grund til at dvæle meget ved. Så længe du er i gang med at lave programmet er det altid en fordel at køre med </w:t>
      </w:r>
      <w:r w:rsidR="00FA0782" w:rsidRPr="00FA0782">
        <w:rPr>
          <w:lang w:val="en-US"/>
        </w:rPr>
        <w:t>debugging</w:t>
      </w:r>
      <w:r w:rsidR="00FA0782">
        <w:t xml:space="preserve">, og hvis programmet skal </w:t>
      </w:r>
      <w:r w:rsidR="00FA0782">
        <w:lastRenderedPageBreak/>
        <w:t xml:space="preserve">bruges rigtigt, laver man en release-version som slet ikke kan debugges. Programmet vil køre hurtigere hvis du starter det uden </w:t>
      </w:r>
      <w:r w:rsidR="00FA0782" w:rsidRPr="00FA0782">
        <w:rPr>
          <w:lang w:val="en-US"/>
        </w:rPr>
        <w:t>debugging</w:t>
      </w:r>
      <w:r w:rsidR="00FA0782">
        <w:t>, men endnu hurtigere hvis du laver en release-version af programmet.</w:t>
      </w:r>
    </w:p>
    <w:p w:rsidR="008171CB" w:rsidRDefault="008171CB" w:rsidP="00B16175">
      <w:pPr>
        <w:pStyle w:val="Listeafsnit"/>
        <w:numPr>
          <w:ilvl w:val="0"/>
          <w:numId w:val="6"/>
        </w:numPr>
        <w:ind w:right="1134"/>
      </w:pPr>
      <w:r>
        <w:t>Ellers er det hovedsagelig de tre punkter</w:t>
      </w:r>
      <w:r w:rsidR="008610D1">
        <w:t xml:space="preserve"> nævnt</w:t>
      </w:r>
      <w:r>
        <w:t xml:space="preserve"> nedenfor som vi kommer til at beskæftige os med:</w:t>
      </w:r>
    </w:p>
    <w:p w:rsidR="008171CB" w:rsidRDefault="008171CB" w:rsidP="006436CF">
      <w:pPr>
        <w:pStyle w:val="Listeafsnit"/>
        <w:numPr>
          <w:ilvl w:val="1"/>
          <w:numId w:val="6"/>
        </w:numPr>
        <w:pBdr>
          <w:top w:val="single" w:sz="12" w:space="1" w:color="0F7D3F"/>
          <w:left w:val="single" w:sz="12" w:space="4" w:color="0F7D3F"/>
          <w:bottom w:val="single" w:sz="12" w:space="1" w:color="0F7D3F"/>
          <w:right w:val="single" w:sz="12" w:space="0" w:color="0F7D3F"/>
        </w:pBdr>
        <w:ind w:right="1134"/>
      </w:pPr>
      <w:r>
        <w:t xml:space="preserve">Step </w:t>
      </w:r>
      <w:r w:rsidRPr="008171CB">
        <w:rPr>
          <w:lang w:val="en-US"/>
        </w:rPr>
        <w:t>Into</w:t>
      </w:r>
      <w:r>
        <w:tab/>
      </w:r>
      <w:r>
        <w:tab/>
        <w:t>F11</w:t>
      </w:r>
    </w:p>
    <w:p w:rsidR="008171CB" w:rsidRDefault="008171CB" w:rsidP="006436CF">
      <w:pPr>
        <w:pStyle w:val="Listeafsnit"/>
        <w:numPr>
          <w:ilvl w:val="1"/>
          <w:numId w:val="6"/>
        </w:numPr>
        <w:pBdr>
          <w:top w:val="single" w:sz="12" w:space="1" w:color="0F7D3F"/>
          <w:left w:val="single" w:sz="12" w:space="4" w:color="0F7D3F"/>
          <w:bottom w:val="single" w:sz="12" w:space="1" w:color="0F7D3F"/>
          <w:right w:val="single" w:sz="12" w:space="0" w:color="0F7D3F"/>
        </w:pBdr>
        <w:ind w:right="1134"/>
      </w:pPr>
      <w:r>
        <w:t>Step Over</w:t>
      </w:r>
      <w:r>
        <w:tab/>
      </w:r>
      <w:r>
        <w:tab/>
        <w:t>F10</w:t>
      </w:r>
    </w:p>
    <w:p w:rsidR="008171CB" w:rsidRDefault="008171CB" w:rsidP="006436CF">
      <w:pPr>
        <w:pStyle w:val="Listeafsnit"/>
        <w:numPr>
          <w:ilvl w:val="1"/>
          <w:numId w:val="6"/>
        </w:numPr>
        <w:pBdr>
          <w:top w:val="single" w:sz="12" w:space="1" w:color="0F7D3F"/>
          <w:left w:val="single" w:sz="12" w:space="4" w:color="0F7D3F"/>
          <w:bottom w:val="single" w:sz="12" w:space="1" w:color="0F7D3F"/>
          <w:right w:val="single" w:sz="12" w:space="0" w:color="0F7D3F"/>
        </w:pBdr>
        <w:ind w:right="1134"/>
      </w:pPr>
      <w:r w:rsidRPr="008171CB">
        <w:rPr>
          <w:lang w:val="en-US"/>
        </w:rPr>
        <w:t>Toggle Breakpoint</w:t>
      </w:r>
      <w:r>
        <w:tab/>
        <w:t>F9</w:t>
      </w:r>
    </w:p>
    <w:p w:rsidR="008171CB" w:rsidRDefault="008171CB" w:rsidP="00CD0ED9">
      <w:pPr>
        <w:pStyle w:val="Overskrift2"/>
        <w:rPr>
          <w:lang w:val="en-US"/>
        </w:rPr>
      </w:pPr>
      <w:bookmarkStart w:id="23" w:name="_Ref529448750"/>
      <w:bookmarkStart w:id="24" w:name="_Toc529513414"/>
      <w:r w:rsidRPr="008171CB">
        <w:rPr>
          <w:lang w:val="en-US"/>
        </w:rPr>
        <w:t>Breakpoints</w:t>
      </w:r>
      <w:bookmarkEnd w:id="23"/>
      <w:bookmarkEnd w:id="24"/>
    </w:p>
    <w:p w:rsidR="0057586A" w:rsidRDefault="008171CB" w:rsidP="008171CB">
      <w:r w:rsidRPr="008171CB">
        <w:t>Vi starter med den nederste før</w:t>
      </w:r>
      <w:r>
        <w:t>st. At sætte et breakpoint er ofte det første man gør når man gerne vil debugge sit program.</w:t>
      </w:r>
      <w:r w:rsidR="0057586A">
        <w:t xml:space="preserve"> Et breakpoint er en markering af et sted i koden hvor man gerne vil have programmet til at stoppe så man kan følge hvad programmet gør skridt for skridt derfra. Ofte sætter man breakpointet lige før det sted i programmet man tror der er problemer med.</w:t>
      </w:r>
    </w:p>
    <w:p w:rsidR="008171CB" w:rsidRDefault="0057586A" w:rsidP="008171CB">
      <w:r>
        <w:t xml:space="preserve">Nu har vi ikke lavet et ret langt program her, så vi sætter bare et breakpoint lige i starten af metoden </w:t>
      </w:r>
      <w:r w:rsidRPr="0057586A">
        <w:rPr>
          <w:rFonts w:ascii="Courier New" w:hAnsi="Courier New"/>
          <w:noProof/>
        </w:rPr>
        <w:t>Main()</w:t>
      </w:r>
      <w:del w:id="25" w:author="Claus Schneider" w:date="2018-11-08T11:49:00Z">
        <w:r w:rsidR="008171CB" w:rsidDel="008171CB">
          <w:delText xml:space="preserve"> </w:delText>
        </w:r>
      </w:del>
      <w:r>
        <w:t xml:space="preserve">. Man sætter et breakpoint ved at stille cursoren i den linje hvor man gerne vil have programmet til at stoppe op og så vælger man </w:t>
      </w:r>
      <w:r w:rsidRPr="0057586A">
        <w:rPr>
          <w:rFonts w:ascii="Courier New" w:hAnsi="Courier New"/>
          <w:noProof/>
        </w:rPr>
        <w:t>Toggle</w:t>
      </w:r>
      <w:r w:rsidRPr="0057586A">
        <w:t xml:space="preserve"> </w:t>
      </w:r>
      <w:r w:rsidRPr="0057586A">
        <w:rPr>
          <w:rFonts w:ascii="Courier New" w:hAnsi="Courier New"/>
          <w:noProof/>
        </w:rPr>
        <w:t>Breakpoint</w:t>
      </w:r>
      <w:r>
        <w:t xml:space="preserve"> i </w:t>
      </w:r>
      <w:r w:rsidRPr="0057586A">
        <w:rPr>
          <w:rFonts w:ascii="Courier New" w:hAnsi="Courier New"/>
          <w:noProof/>
        </w:rPr>
        <w:t>Debug</w:t>
      </w:r>
      <w:r>
        <w:t>-menuen eller man trykker F9.</w:t>
      </w:r>
      <w:r w:rsidR="006436CF">
        <w:t xml:space="preserve"> Breakpointet markeres med en rød ”</w:t>
      </w:r>
      <w:r w:rsidR="006436CF" w:rsidRPr="006436CF">
        <w:rPr>
          <w:lang w:val="en-US"/>
        </w:rPr>
        <w:t>bullet</w:t>
      </w:r>
      <w:r w:rsidR="006436CF">
        <w:t>” i margin.</w:t>
      </w:r>
    </w:p>
    <w:p w:rsidR="0057586A" w:rsidRDefault="0057586A" w:rsidP="0057586A">
      <w:pPr>
        <w:ind w:left="1134" w:right="1134"/>
      </w:pPr>
      <w:r>
        <w:rPr>
          <w:noProof/>
          <w:lang w:eastAsia="da-DK"/>
        </w:rPr>
        <w:drawing>
          <wp:inline distT="0" distB="0" distL="0" distR="0" wp14:anchorId="443A08DF" wp14:editId="542BE4A6">
            <wp:extent cx="4778734" cy="796290"/>
            <wp:effectExtent l="19050" t="19050" r="22225" b="2286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5988" cy="812496"/>
                    </a:xfrm>
                    <a:prstGeom prst="rect">
                      <a:avLst/>
                    </a:prstGeom>
                    <a:ln w="12696" cmpd="sng">
                      <a:solidFill>
                        <a:srgbClr val="0F7D3F"/>
                      </a:solidFill>
                      <a:prstDash val="solid"/>
                    </a:ln>
                  </pic:spPr>
                </pic:pic>
              </a:graphicData>
            </a:graphic>
          </wp:inline>
        </w:drawing>
      </w:r>
    </w:p>
    <w:p w:rsidR="0057586A" w:rsidRDefault="00842CE1" w:rsidP="0057586A">
      <w:pPr>
        <w:ind w:right="1134"/>
      </w:pPr>
      <w:r>
        <w:t xml:space="preserve">Kør nu programmet ved at trykke på </w:t>
      </w:r>
      <w:r w:rsidRPr="00842CE1">
        <w:rPr>
          <w:rFonts w:ascii="Courier New" w:hAnsi="Courier New"/>
          <w:noProof/>
        </w:rPr>
        <w:t>Start</w:t>
      </w:r>
      <w:r>
        <w:t>-knappen eller F5.</w:t>
      </w:r>
    </w:p>
    <w:p w:rsidR="00BF5C08" w:rsidRDefault="006033CC" w:rsidP="0057586A">
      <w:pPr>
        <w:ind w:right="1134"/>
      </w:pPr>
      <w:r>
        <w:t>Programmet starter nu op, men ser så pludselig ud til at fortryde</w:t>
      </w:r>
      <w:r w:rsidR="006436CF">
        <w:t xml:space="preserve"> og fokus går tilbage til Visual Studio. Det der er sket er at programmet er startet op, men er stoppet da det kom til det sted hvor vi havde sat et breakpoint. Det markeres med en gul pil i margin. Den gule pil viser hvor i programmet vi er lige nu.</w:t>
      </w:r>
    </w:p>
    <w:p w:rsidR="00BF5C08" w:rsidRDefault="00BF5C08" w:rsidP="00BF5C08">
      <w:pPr>
        <w:ind w:left="1134" w:right="2268"/>
      </w:pPr>
      <w:r>
        <w:rPr>
          <w:noProof/>
          <w:lang w:eastAsia="da-DK"/>
        </w:rPr>
        <w:drawing>
          <wp:inline distT="0" distB="0" distL="0" distR="0" wp14:anchorId="468086B2" wp14:editId="709C0328">
            <wp:extent cx="4754880" cy="772088"/>
            <wp:effectExtent l="19050" t="19050" r="7620" b="2857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873" cy="782154"/>
                    </a:xfrm>
                    <a:prstGeom prst="rect">
                      <a:avLst/>
                    </a:prstGeom>
                    <a:ln w="12696" cmpd="sng">
                      <a:solidFill>
                        <a:srgbClr val="0F7D3F"/>
                      </a:solidFill>
                      <a:prstDash val="solid"/>
                    </a:ln>
                  </pic:spPr>
                </pic:pic>
              </a:graphicData>
            </a:graphic>
          </wp:inline>
        </w:drawing>
      </w:r>
    </w:p>
    <w:p w:rsidR="006436CF" w:rsidRDefault="006436CF" w:rsidP="00CD0ED9">
      <w:pPr>
        <w:pStyle w:val="Overskrift2"/>
      </w:pPr>
      <w:bookmarkStart w:id="26" w:name="_Ref529449029"/>
      <w:bookmarkStart w:id="27" w:name="_Toc529513415"/>
      <w:r>
        <w:t>At steppe sig gennem programmet</w:t>
      </w:r>
      <w:bookmarkEnd w:id="26"/>
      <w:bookmarkEnd w:id="27"/>
    </w:p>
    <w:p w:rsidR="006436CF" w:rsidRDefault="006436CF" w:rsidP="006436CF">
      <w:r>
        <w:t xml:space="preserve">Som vist ovenfor giver debuggeren os to handlinger vi kan udføre, </w:t>
      </w:r>
      <w:r w:rsidRPr="006436CF">
        <w:rPr>
          <w:rFonts w:ascii="Courier New" w:hAnsi="Courier New"/>
          <w:noProof/>
        </w:rPr>
        <w:t>Step</w:t>
      </w:r>
      <w:r>
        <w:t xml:space="preserve"> </w:t>
      </w:r>
      <w:r w:rsidRPr="006436CF">
        <w:rPr>
          <w:rFonts w:ascii="Courier New" w:hAnsi="Courier New"/>
          <w:noProof/>
        </w:rPr>
        <w:t>Into</w:t>
      </w:r>
      <w:r>
        <w:t xml:space="preserve"> og </w:t>
      </w:r>
      <w:r w:rsidRPr="006436CF">
        <w:rPr>
          <w:rFonts w:ascii="Courier New" w:hAnsi="Courier New"/>
          <w:noProof/>
        </w:rPr>
        <w:t>Step</w:t>
      </w:r>
      <w:r>
        <w:t xml:space="preserve"> </w:t>
      </w:r>
      <w:r w:rsidRPr="006436CF">
        <w:rPr>
          <w:rFonts w:ascii="Courier New" w:hAnsi="Courier New"/>
          <w:noProof/>
        </w:rPr>
        <w:t>Over</w:t>
      </w:r>
      <w:r>
        <w:t xml:space="preserve">. Vælg </w:t>
      </w:r>
      <w:r w:rsidRPr="006436CF">
        <w:rPr>
          <w:rFonts w:ascii="Courier New" w:hAnsi="Courier New"/>
          <w:noProof/>
        </w:rPr>
        <w:t>Step</w:t>
      </w:r>
      <w:r>
        <w:t xml:space="preserve"> </w:t>
      </w:r>
      <w:r w:rsidRPr="006436CF">
        <w:rPr>
          <w:rFonts w:ascii="Courier New" w:hAnsi="Courier New"/>
          <w:noProof/>
        </w:rPr>
        <w:t>Over</w:t>
      </w:r>
      <w:r>
        <w:t xml:space="preserve"> i menuen eller tryk F10.</w:t>
      </w:r>
    </w:p>
    <w:p w:rsidR="006436CF" w:rsidRPr="006436CF" w:rsidRDefault="006436CF" w:rsidP="006436CF">
      <w:r>
        <w:t xml:space="preserve">Nu flytter pilen til næste linje. Pilen vil altid pege på </w:t>
      </w:r>
      <w:r>
        <w:rPr>
          <w:i/>
        </w:rPr>
        <w:t>den næste instruktion der bliver udført</w:t>
      </w:r>
      <w:r>
        <w:t xml:space="preserve">, så vi står altså i realiteten </w:t>
      </w:r>
      <w:r>
        <w:rPr>
          <w:i/>
        </w:rPr>
        <w:t>lige før</w:t>
      </w:r>
      <w:r>
        <w:t xml:space="preserve"> den instruktion der er fremhævet med gult.</w:t>
      </w:r>
    </w:p>
    <w:p w:rsidR="006436CF" w:rsidRDefault="006436CF" w:rsidP="006436CF">
      <w:pPr>
        <w:ind w:left="1134" w:right="1134"/>
      </w:pPr>
      <w:r>
        <w:rPr>
          <w:noProof/>
          <w:lang w:eastAsia="da-DK"/>
        </w:rPr>
        <w:lastRenderedPageBreak/>
        <w:drawing>
          <wp:inline distT="0" distB="0" distL="0" distR="0" wp14:anchorId="5ABAAB18" wp14:editId="00609D84">
            <wp:extent cx="5064981" cy="808253"/>
            <wp:effectExtent l="19050" t="19050" r="21590" b="1143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9432" cy="824921"/>
                    </a:xfrm>
                    <a:prstGeom prst="rect">
                      <a:avLst/>
                    </a:prstGeom>
                    <a:ln w="12696" cmpd="sng">
                      <a:solidFill>
                        <a:srgbClr val="0F7D3F"/>
                      </a:solidFill>
                      <a:prstDash val="solid"/>
                    </a:ln>
                  </pic:spPr>
                </pic:pic>
              </a:graphicData>
            </a:graphic>
          </wp:inline>
        </w:drawing>
      </w:r>
    </w:p>
    <w:p w:rsidR="006436CF" w:rsidRDefault="006436CF" w:rsidP="006436CF">
      <w:r>
        <w:t>Først når vi trykker F10 igen bliver instruktionen udført og vi kan se udskriften i konsolvinduet:</w:t>
      </w:r>
    </w:p>
    <w:p w:rsidR="006436CF" w:rsidRDefault="006436CF" w:rsidP="006436CF">
      <w:pPr>
        <w:ind w:left="1134" w:right="1134"/>
      </w:pPr>
      <w:r>
        <w:rPr>
          <w:noProof/>
          <w:lang w:eastAsia="da-DK"/>
        </w:rPr>
        <w:drawing>
          <wp:inline distT="0" distB="0" distL="0" distR="0" wp14:anchorId="307350CB" wp14:editId="14ED3C93">
            <wp:extent cx="4524292" cy="676312"/>
            <wp:effectExtent l="19050" t="19050" r="1016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4513" cy="685314"/>
                    </a:xfrm>
                    <a:prstGeom prst="rect">
                      <a:avLst/>
                    </a:prstGeom>
                    <a:ln w="12696" cmpd="sng">
                      <a:solidFill>
                        <a:srgbClr val="0F7D3F"/>
                      </a:solidFill>
                      <a:prstDash val="solid"/>
                    </a:ln>
                  </pic:spPr>
                </pic:pic>
              </a:graphicData>
            </a:graphic>
          </wp:inline>
        </w:drawing>
      </w:r>
    </w:p>
    <w:p w:rsidR="008610D1" w:rsidRDefault="008610D1" w:rsidP="008610D1">
      <w:pPr>
        <w:ind w:right="1134"/>
      </w:pPr>
      <w:r>
        <w:t>Den anden handling vi kan udføre med debuggeren</w:t>
      </w:r>
      <w:r w:rsidR="008B40D8">
        <w:t xml:space="preserve"> – </w:t>
      </w:r>
      <w:r>
        <w:t xml:space="preserve"> </w:t>
      </w:r>
      <w:r w:rsidRPr="008610D1">
        <w:rPr>
          <w:rFonts w:ascii="Courier New" w:hAnsi="Courier New"/>
          <w:noProof/>
        </w:rPr>
        <w:t>Step</w:t>
      </w:r>
      <w:r>
        <w:t xml:space="preserve"> </w:t>
      </w:r>
      <w:r w:rsidRPr="008610D1">
        <w:rPr>
          <w:rFonts w:ascii="Courier New" w:hAnsi="Courier New"/>
          <w:noProof/>
        </w:rPr>
        <w:t>Into</w:t>
      </w:r>
      <w:r>
        <w:t xml:space="preserve"> </w:t>
      </w:r>
      <w:r w:rsidR="008B40D8">
        <w:t xml:space="preserve">– </w:t>
      </w:r>
      <w:r>
        <w:t>kan</w:t>
      </w:r>
      <w:r w:rsidR="008B40D8">
        <w:t xml:space="preserve"> </w:t>
      </w:r>
      <w:r>
        <w:t xml:space="preserve">bruges til at følge </w:t>
      </w:r>
      <w:r w:rsidR="008B40D8">
        <w:t xml:space="preserve">programafviklingen </w:t>
      </w:r>
      <w:r>
        <w:t xml:space="preserve">ind i andre metoder når instruktionen i den linje debuggeren står i er et metodekald. </w:t>
      </w:r>
      <w:r w:rsidRPr="008610D1">
        <w:rPr>
          <w:rFonts w:ascii="Courier New" w:hAnsi="Courier New"/>
          <w:noProof/>
        </w:rPr>
        <w:t>Console.WriteLine(…)</w:t>
      </w:r>
      <w:r>
        <w:t xml:space="preserve"> og </w:t>
      </w:r>
      <w:r w:rsidRPr="008610D1">
        <w:rPr>
          <w:rFonts w:ascii="Courier New" w:hAnsi="Courier New"/>
          <w:noProof/>
        </w:rPr>
        <w:t>Console.ReadLine()</w:t>
      </w:r>
      <w:r>
        <w:t xml:space="preserve"> er faktisk begge to metodekald, men selv om du forsøger at steppe dig ind i de metoder, så stepper den over i stedet. Det skyldes at de to metoder ikke er oversat med </w:t>
      </w:r>
      <w:r w:rsidRPr="00496905">
        <w:t>debug</w:t>
      </w:r>
      <w:r>
        <w:t xml:space="preserve">-information. Hvis de ikke er oversat med </w:t>
      </w:r>
      <w:r w:rsidRPr="00496905">
        <w:t>debug</w:t>
      </w:r>
      <w:r>
        <w:t xml:space="preserve">-information kan de ikke debugges. Sådan er det med en alle de </w:t>
      </w:r>
      <w:r w:rsidRPr="00496905">
        <w:rPr>
          <w:rFonts w:ascii="Courier New" w:hAnsi="Courier New"/>
          <w:noProof/>
        </w:rPr>
        <w:t>.Net</w:t>
      </w:r>
      <w:r>
        <w:t xml:space="preserve">-metoder vi kalder, dem får vi ikke lov til at </w:t>
      </w:r>
      <w:r w:rsidR="00496905">
        <w:t>komme med ind i.</w:t>
      </w:r>
    </w:p>
    <w:p w:rsidR="00496905" w:rsidRDefault="00496905" w:rsidP="008610D1">
      <w:pPr>
        <w:ind w:right="1134"/>
      </w:pPr>
      <w:r>
        <w:t xml:space="preserve">Da vi ikke har arbejdet med begrebet metoder, giver det ikke meget mening at gå mere i dybden med </w:t>
      </w:r>
      <w:r w:rsidRPr="00496905">
        <w:rPr>
          <w:rFonts w:ascii="Courier New" w:hAnsi="Courier New"/>
          <w:noProof/>
        </w:rPr>
        <w:t>Step</w:t>
      </w:r>
      <w:r>
        <w:t xml:space="preserve"> </w:t>
      </w:r>
      <w:r w:rsidRPr="00496905">
        <w:rPr>
          <w:rFonts w:ascii="Courier New" w:hAnsi="Courier New"/>
          <w:noProof/>
        </w:rPr>
        <w:t>Into</w:t>
      </w:r>
      <w:r>
        <w:t xml:space="preserve"> på nuværende tidspunkt.</w:t>
      </w:r>
    </w:p>
    <w:p w:rsidR="0077386B" w:rsidRDefault="008B4887" w:rsidP="008610D1">
      <w:pPr>
        <w:ind w:right="1134"/>
      </w:pPr>
      <w:r>
        <w:rPr>
          <w:noProof/>
          <w:lang w:eastAsia="da-DK"/>
        </w:rPr>
        <mc:AlternateContent>
          <mc:Choice Requires="wps">
            <w:drawing>
              <wp:anchor distT="0" distB="0" distL="114300" distR="114300" simplePos="0" relativeHeight="251668480" behindDoc="0" locked="0" layoutInCell="1" allowOverlap="1">
                <wp:simplePos x="0" y="0"/>
                <wp:positionH relativeFrom="column">
                  <wp:posOffset>4798115</wp:posOffset>
                </wp:positionH>
                <wp:positionV relativeFrom="paragraph">
                  <wp:posOffset>420867</wp:posOffset>
                </wp:positionV>
                <wp:extent cx="548889" cy="620202"/>
                <wp:effectExtent l="38100" t="0" r="22860" b="66040"/>
                <wp:wrapNone/>
                <wp:docPr id="44" name="Kombinationstegning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889" cy="620202"/>
                        </a:xfrm>
                        <a:custGeom>
                          <a:avLst/>
                          <a:gdLst>
                            <a:gd name="connsiteX0" fmla="*/ 55659 w 548889"/>
                            <a:gd name="connsiteY0" fmla="*/ 0 h 620202"/>
                            <a:gd name="connsiteX1" fmla="*/ 548640 w 548889"/>
                            <a:gd name="connsiteY1" fmla="*/ 278296 h 620202"/>
                            <a:gd name="connsiteX2" fmla="*/ 0 w 548889"/>
                            <a:gd name="connsiteY2" fmla="*/ 620202 h 620202"/>
                          </a:gdLst>
                          <a:ahLst/>
                          <a:cxnLst>
                            <a:cxn ang="0">
                              <a:pos x="connsiteX0" y="connsiteY0"/>
                            </a:cxn>
                            <a:cxn ang="0">
                              <a:pos x="connsiteX1" y="connsiteY1"/>
                            </a:cxn>
                            <a:cxn ang="0">
                              <a:pos x="connsiteX2" y="connsiteY2"/>
                            </a:cxn>
                          </a:cxnLst>
                          <a:rect l="l" t="t" r="r" b="b"/>
                          <a:pathLst>
                            <a:path w="548889" h="620202">
                              <a:moveTo>
                                <a:pt x="55659" y="0"/>
                              </a:moveTo>
                              <a:cubicBezTo>
                                <a:pt x="306787" y="87464"/>
                                <a:pt x="557916" y="174929"/>
                                <a:pt x="548640" y="278296"/>
                              </a:cubicBezTo>
                              <a:cubicBezTo>
                                <a:pt x="539364" y="381663"/>
                                <a:pt x="269682" y="500932"/>
                                <a:pt x="0" y="620202"/>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43A3CD" id="Kombinationstegning 44" o:spid="_x0000_s1026" style="position:absolute;margin-left:377.8pt;margin-top:33.15pt;width:43.2pt;height:4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48889,620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" path="m55659,c306787,87464,557916,174929,548640,278296,539364,381663,269682,500932,,620202e" fillcolor="#5b9bd5 [3204]" strokecolor="#8b0000">
                <v:fill opacity="0"/>
                <v:stroke endarrow="block" joinstyle="miter"/>
                <v:path arrowok="t" o:connecttype="custom" o:connectlocs="55659,0;548640,278296;0,620202" o:connectangles="0,0,0"/>
              </v:shape>
            </w:pict>
          </mc:Fallback>
        </mc:AlternateContent>
      </w:r>
      <w:r w:rsidR="0077386B">
        <w:t xml:space="preserve">Ved at trykke F5 eller trykke på den grønne pil der nu har fået teksten </w:t>
      </w:r>
      <w:r w:rsidR="0077386B" w:rsidRPr="0077386B">
        <w:rPr>
          <w:rFonts w:ascii="Courier New" w:hAnsi="Courier New"/>
          <w:noProof/>
        </w:rPr>
        <w:t>Continue</w:t>
      </w:r>
      <w:r w:rsidR="0077386B">
        <w:t>, beder man debuggeren om at lade programmet køre videre, sådan at vi nu ikke længere går gennem programmet skridt for skridt (single stepper).</w:t>
      </w:r>
    </w:p>
    <w:p w:rsidR="0077386B" w:rsidRPr="006436CF" w:rsidRDefault="0077386B" w:rsidP="0077386B">
      <w:pPr>
        <w:ind w:left="1134" w:right="2268"/>
      </w:pPr>
      <w:r>
        <w:rPr>
          <w:noProof/>
          <w:lang w:eastAsia="da-DK"/>
        </w:rPr>
        <w:drawing>
          <wp:inline distT="0" distB="0" distL="0" distR="0" wp14:anchorId="3E6FDE60" wp14:editId="3B127533">
            <wp:extent cx="4119190" cy="777488"/>
            <wp:effectExtent l="19050" t="19050" r="15240" b="2286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086" cy="783697"/>
                    </a:xfrm>
                    <a:prstGeom prst="rect">
                      <a:avLst/>
                    </a:prstGeom>
                    <a:ln w="12696" cmpd="sng">
                      <a:solidFill>
                        <a:srgbClr val="0F7D3F"/>
                      </a:solidFill>
                      <a:prstDash val="solid"/>
                    </a:ln>
                  </pic:spPr>
                </pic:pic>
              </a:graphicData>
            </a:graphic>
          </wp:inline>
        </w:drawing>
      </w:r>
    </w:p>
    <w:p w:rsidR="00842CE1" w:rsidRDefault="008610D1" w:rsidP="00CD0ED9">
      <w:pPr>
        <w:pStyle w:val="Overskrift2"/>
      </w:pPr>
      <w:bookmarkStart w:id="28" w:name="_Toc529513416"/>
      <w:r>
        <w:t>Vigtige debug-vinduer</w:t>
      </w:r>
      <w:bookmarkEnd w:id="28"/>
    </w:p>
    <w:p w:rsidR="00496905" w:rsidRDefault="00496905" w:rsidP="00496905">
      <w:r>
        <w:t>Indtil nu er det et meget simpelt program vi har lavet, derfor er det også begrænset hvor meget information vi kan få debuggeren til at vise os – programmet holder nærmest ikke noget runtime-information.</w:t>
      </w:r>
      <w:r w:rsidR="0077386B">
        <w:t xml:space="preserve"> Alligevel præsenteres i dette afsnit kort nogle af de muligheder vi har for at finde oplysninger om det kørende program.</w:t>
      </w:r>
    </w:p>
    <w:p w:rsidR="0077386B" w:rsidRDefault="0077386B" w:rsidP="0077386B">
      <w:pPr>
        <w:pStyle w:val="Overskrift3"/>
      </w:pPr>
      <w:bookmarkStart w:id="29" w:name="_Toc529513417"/>
      <w:r>
        <w:t>Vinduet Autos</w:t>
      </w:r>
      <w:bookmarkEnd w:id="29"/>
    </w:p>
    <w:p w:rsidR="0077386B" w:rsidRDefault="0077386B" w:rsidP="0077386B">
      <w:r>
        <w:t xml:space="preserve">Dette vindue vises </w:t>
      </w:r>
      <w:r w:rsidR="008B4887">
        <w:t xml:space="preserve">sandsynligvis </w:t>
      </w:r>
      <w:r>
        <w:t xml:space="preserve">automatisk </w:t>
      </w:r>
      <w:r w:rsidR="00D9405B">
        <w:t xml:space="preserve">den første gang du starter debuggeren og den stopper i et breakpoint. Dette vindue er nok det informationsvindue du kommer til at benytte allermest i forhold til </w:t>
      </w:r>
      <w:r w:rsidR="00D9405B" w:rsidRPr="00D9405B">
        <w:rPr>
          <w:lang w:val="en-US"/>
        </w:rPr>
        <w:t>debugging</w:t>
      </w:r>
      <w:r w:rsidR="00D9405B">
        <w:t>. I Autos-vinduet forsøger Visual Studio at vise dig den information den gætter på du er interesseret i. Det vil ofte være lokale variable eller variable der bruges ”i nærheden” af det sted i koden hvor vi står. Vi har ikke oprettet nogen variabel, så vinduet er rimelig tomt lige nu, men ikke helt.</w:t>
      </w:r>
    </w:p>
    <w:p w:rsidR="008B4887" w:rsidRDefault="008B4887" w:rsidP="008B4887">
      <w:pPr>
        <w:keepNext/>
      </w:pPr>
      <w:r>
        <w:lastRenderedPageBreak/>
        <w:t>Hvis ikke vinduet vises, så få det vist sådan:</w:t>
      </w:r>
    </w:p>
    <w:p w:rsidR="008B4887" w:rsidRDefault="008B4887" w:rsidP="008B4887">
      <w:pPr>
        <w:ind w:left="1134" w:right="1134"/>
      </w:pPr>
      <w:r>
        <w:rPr>
          <w:noProof/>
          <w:lang w:eastAsia="da-DK"/>
        </w:rPr>
        <w:drawing>
          <wp:inline distT="0" distB="0" distL="0" distR="0" wp14:anchorId="4BEAC4C8" wp14:editId="6DE39BA9">
            <wp:extent cx="3625329" cy="4055165"/>
            <wp:effectExtent l="19050" t="19050" r="13335" b="2159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907" cy="4060286"/>
                    </a:xfrm>
                    <a:prstGeom prst="rect">
                      <a:avLst/>
                    </a:prstGeom>
                    <a:ln w="12696" cmpd="sng">
                      <a:solidFill>
                        <a:srgbClr val="0F7D3F"/>
                      </a:solidFill>
                      <a:prstDash val="solid"/>
                    </a:ln>
                  </pic:spPr>
                </pic:pic>
              </a:graphicData>
            </a:graphic>
          </wp:inline>
        </w:drawing>
      </w:r>
    </w:p>
    <w:p w:rsidR="00D9405B" w:rsidRDefault="00D9405B" w:rsidP="0077386B">
      <w:r>
        <w:t xml:space="preserve">Nedenstående er indholdet af </w:t>
      </w:r>
      <w:r w:rsidRPr="00D9405B">
        <w:rPr>
          <w:rFonts w:ascii="Courier New" w:hAnsi="Courier New"/>
          <w:noProof/>
        </w:rPr>
        <w:t>Autos</w:t>
      </w:r>
      <w:r>
        <w:t xml:space="preserve">-vinduet når debuggeren afbryder udførelsen i det breakpoint vi satte ovenfor i afsnit </w:t>
      </w:r>
      <w:r>
        <w:fldChar w:fldCharType="begin"/>
      </w:r>
      <w:r>
        <w:instrText xml:space="preserve"> REF _Ref529448750 \r \h </w:instrText>
      </w:r>
      <w:r>
        <w:fldChar w:fldCharType="separate"/>
      </w:r>
      <w:r w:rsidR="00020C46">
        <w:t>4.1</w:t>
      </w:r>
      <w:r>
        <w:fldChar w:fldCharType="end"/>
      </w:r>
      <w:r>
        <w:t xml:space="preserve"> (du kom forbi det sted i koden i afsnit </w:t>
      </w:r>
      <w:r>
        <w:fldChar w:fldCharType="begin"/>
      </w:r>
      <w:r>
        <w:instrText xml:space="preserve"> REF _Ref529449029 \r \h </w:instrText>
      </w:r>
      <w:r>
        <w:fldChar w:fldCharType="separate"/>
      </w:r>
      <w:r w:rsidR="00020C46">
        <w:t>4.2</w:t>
      </w:r>
      <w:r>
        <w:fldChar w:fldCharType="end"/>
      </w:r>
      <w:r>
        <w:t>, så stop programmet</w:t>
      </w:r>
      <w:r w:rsidR="008B4887">
        <w:t xml:space="preserve"> med den røde stopknap</w:t>
      </w:r>
      <w:r>
        <w:t xml:space="preserve"> og start det forfra).</w:t>
      </w:r>
    </w:p>
    <w:p w:rsidR="008B4887" w:rsidRDefault="008B4887" w:rsidP="0077386B">
      <w:r>
        <w:rPr>
          <w:noProof/>
          <w:lang w:eastAsia="da-DK"/>
        </w:rPr>
        <mc:AlternateContent>
          <mc:Choice Requires="wps">
            <w:drawing>
              <wp:anchor distT="0" distB="0" distL="114300" distR="114300" simplePos="0" relativeHeight="251670528" behindDoc="0" locked="0" layoutInCell="1" allowOverlap="1">
                <wp:simplePos x="0" y="0"/>
                <wp:positionH relativeFrom="column">
                  <wp:posOffset>-284171</wp:posOffset>
                </wp:positionH>
                <wp:positionV relativeFrom="paragraph">
                  <wp:posOffset>348198</wp:posOffset>
                </wp:positionV>
                <wp:extent cx="1154342" cy="740082"/>
                <wp:effectExtent l="0" t="0" r="65405" b="22225"/>
                <wp:wrapNone/>
                <wp:docPr id="47" name="Kombinationstegning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4342" cy="740082"/>
                        </a:xfrm>
                        <a:custGeom>
                          <a:avLst/>
                          <a:gdLst>
                            <a:gd name="connsiteX0" fmla="*/ 200185 w 1154342"/>
                            <a:gd name="connsiteY0" fmla="*/ 740082 h 740082"/>
                            <a:gd name="connsiteX1" fmla="*/ 17305 w 1154342"/>
                            <a:gd name="connsiteY1" fmla="*/ 390224 h 740082"/>
                            <a:gd name="connsiteX2" fmla="*/ 581848 w 1154342"/>
                            <a:gd name="connsiteY2" fmla="*/ 610 h 740082"/>
                            <a:gd name="connsiteX3" fmla="*/ 1154342 w 1154342"/>
                            <a:gd name="connsiteY3" fmla="*/ 318662 h 740082"/>
                          </a:gdLst>
                          <a:ahLst/>
                          <a:cxnLst>
                            <a:cxn ang="0">
                              <a:pos x="connsiteX0" y="connsiteY0"/>
                            </a:cxn>
                            <a:cxn ang="0">
                              <a:pos x="connsiteX1" y="connsiteY1"/>
                            </a:cxn>
                            <a:cxn ang="0">
                              <a:pos x="connsiteX2" y="connsiteY2"/>
                            </a:cxn>
                            <a:cxn ang="0">
                              <a:pos x="connsiteX3" y="connsiteY3"/>
                            </a:cxn>
                          </a:cxnLst>
                          <a:rect l="l" t="t" r="r" b="b"/>
                          <a:pathLst>
                            <a:path w="1154342" h="740082">
                              <a:moveTo>
                                <a:pt x="200185" y="740082"/>
                              </a:moveTo>
                              <a:cubicBezTo>
                                <a:pt x="76939" y="626775"/>
                                <a:pt x="-46306" y="513469"/>
                                <a:pt x="17305" y="390224"/>
                              </a:cubicBezTo>
                              <a:cubicBezTo>
                                <a:pt x="80916" y="266979"/>
                                <a:pt x="392342" y="12537"/>
                                <a:pt x="581848" y="610"/>
                              </a:cubicBezTo>
                              <a:cubicBezTo>
                                <a:pt x="771354" y="-11317"/>
                                <a:pt x="962848" y="153672"/>
                                <a:pt x="1154342" y="318662"/>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3394CE" id="Kombinationstegning 47" o:spid="_x0000_s1026" style="position:absolute;margin-left:-22.4pt;margin-top:27.4pt;width:90.9pt;height:5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54342,740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" path="m200185,740082c76939,626775,-46306,513469,17305,390224,80916,266979,392342,12537,581848,610v189506,-11927,381000,153062,572494,318052e" fillcolor="#5b9bd5 [3204]" strokecolor="#8b0000">
                <v:fill opacity="0"/>
                <v:stroke endarrow="block" joinstyle="miter"/>
                <v:path arrowok="t" o:connecttype="custom" o:connectlocs="200185,740082;17305,390224;581848,610;1154342,318662" o:connectangles="0,0,0,0"/>
              </v:shape>
            </w:pict>
          </mc:Fallback>
        </mc:AlternateContent>
      </w:r>
      <w:r>
        <w:t xml:space="preserve">Når programmet standser i breakpointet kan man se følgende i </w:t>
      </w:r>
      <w:r w:rsidRPr="008B4887">
        <w:rPr>
          <w:rFonts w:ascii="Courier New" w:hAnsi="Courier New"/>
          <w:noProof/>
        </w:rPr>
        <w:t>Autos</w:t>
      </w:r>
      <w:r>
        <w:t>-vinduet.</w:t>
      </w:r>
    </w:p>
    <w:p w:rsidR="00D9405B" w:rsidRDefault="008B4887" w:rsidP="00D9405B">
      <w:pPr>
        <w:ind w:left="1134" w:right="1134"/>
      </w:pPr>
      <w:r>
        <w:rPr>
          <w:noProof/>
          <w:lang w:eastAsia="da-DK"/>
        </w:rPr>
        <mc:AlternateContent>
          <mc:Choice Requires="wps">
            <w:drawing>
              <wp:anchor distT="0" distB="0" distL="114300" distR="114300" simplePos="0" relativeHeight="251669504" behindDoc="0" locked="0" layoutInCell="1" allowOverlap="1">
                <wp:simplePos x="0" y="0"/>
                <wp:positionH relativeFrom="column">
                  <wp:posOffset>1705058</wp:posOffset>
                </wp:positionH>
                <wp:positionV relativeFrom="paragraph">
                  <wp:posOffset>567497</wp:posOffset>
                </wp:positionV>
                <wp:extent cx="500849" cy="699715"/>
                <wp:effectExtent l="0" t="38100" r="52070" b="24765"/>
                <wp:wrapNone/>
                <wp:docPr id="46" name="Kombinationstegning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849" cy="699715"/>
                        </a:xfrm>
                        <a:custGeom>
                          <a:avLst/>
                          <a:gdLst>
                            <a:gd name="connsiteX0" fmla="*/ 0 w 596348"/>
                            <a:gd name="connsiteY0" fmla="*/ 492981 h 649709"/>
                            <a:gd name="connsiteX1" fmla="*/ 373711 w 596348"/>
                            <a:gd name="connsiteY1" fmla="*/ 620201 h 649709"/>
                            <a:gd name="connsiteX2" fmla="*/ 596348 w 596348"/>
                            <a:gd name="connsiteY2" fmla="*/ 0 h 649709"/>
                          </a:gdLst>
                          <a:ahLst/>
                          <a:cxnLst>
                            <a:cxn ang="0">
                              <a:pos x="connsiteX0" y="connsiteY0"/>
                            </a:cxn>
                            <a:cxn ang="0">
                              <a:pos x="connsiteX1" y="connsiteY1"/>
                            </a:cxn>
                            <a:cxn ang="0">
                              <a:pos x="connsiteX2" y="connsiteY2"/>
                            </a:cxn>
                          </a:cxnLst>
                          <a:rect l="l" t="t" r="r" b="b"/>
                          <a:pathLst>
                            <a:path w="596348" h="649709">
                              <a:moveTo>
                                <a:pt x="0" y="492981"/>
                              </a:moveTo>
                              <a:cubicBezTo>
                                <a:pt x="137160" y="597673"/>
                                <a:pt x="274320" y="702365"/>
                                <a:pt x="373711" y="620201"/>
                              </a:cubicBezTo>
                              <a:cubicBezTo>
                                <a:pt x="473102" y="538038"/>
                                <a:pt x="534725" y="269019"/>
                                <a:pt x="596348" y="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D95F7B" id="Kombinationstegning 46" o:spid="_x0000_s1026" style="position:absolute;margin-left:134.25pt;margin-top:44.7pt;width:39.45pt;height:5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6348,649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" path="m,492981c137160,597673,274320,702365,373711,620201,473102,538038,534725,269019,596348,e" fillcolor="#5b9bd5 [3204]" strokecolor="#8b0000">
                <v:fill opacity="0"/>
                <v:stroke endarrow="block" joinstyle="miter"/>
                <v:path arrowok="t" o:connecttype="custom" o:connectlocs="0,530924;313865,667936;500849,0" o:connectangles="0,0,0"/>
              </v:shape>
            </w:pict>
          </mc:Fallback>
        </mc:AlternateContent>
      </w:r>
      <w:r w:rsidR="00D9405B">
        <w:rPr>
          <w:noProof/>
          <w:lang w:eastAsia="da-DK"/>
        </w:rPr>
        <w:drawing>
          <wp:inline distT="0" distB="0" distL="0" distR="0" wp14:anchorId="18DBC5CE" wp14:editId="65431EC2">
            <wp:extent cx="1884459" cy="580414"/>
            <wp:effectExtent l="19050" t="19050" r="20955" b="1016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3516" cy="592443"/>
                    </a:xfrm>
                    <a:prstGeom prst="rect">
                      <a:avLst/>
                    </a:prstGeom>
                    <a:ln w="12696" cmpd="sng">
                      <a:solidFill>
                        <a:srgbClr val="0F7D3F"/>
                      </a:solidFill>
                      <a:prstDash val="solid"/>
                    </a:ln>
                  </pic:spPr>
                </pic:pic>
              </a:graphicData>
            </a:graphic>
          </wp:inline>
        </w:drawing>
      </w:r>
    </w:p>
    <w:p w:rsidR="00D9405B" w:rsidRDefault="008B4887" w:rsidP="00D9405B">
      <w:pPr>
        <w:ind w:right="1134"/>
      </w:pPr>
      <w:r>
        <w:t xml:space="preserve">Vinduet fortæller at der findes en tilgængelig variabel der hedder </w:t>
      </w:r>
      <w:r w:rsidRPr="008B4887">
        <w:rPr>
          <w:rFonts w:ascii="Courier New" w:hAnsi="Courier New"/>
          <w:noProof/>
        </w:rPr>
        <w:t>args</w:t>
      </w:r>
      <w:r>
        <w:t>.</w:t>
      </w:r>
    </w:p>
    <w:p w:rsidR="008B4887" w:rsidRDefault="008B4887" w:rsidP="008B4887">
      <w:pPr>
        <w:pStyle w:val="Kode"/>
        <w:rPr>
          <w:rFonts w:asciiTheme="minorHAnsi" w:hAnsiTheme="minorHAnsi"/>
          <w:noProof w:val="0"/>
        </w:rPr>
      </w:pPr>
      <w:r w:rsidRPr="008B4887">
        <w:t>args</w:t>
      </w:r>
      <w:r w:rsidRPr="008B4887">
        <w:rPr>
          <w:rFonts w:asciiTheme="minorHAnsi" w:hAnsiTheme="minorHAnsi"/>
          <w:noProof w:val="0"/>
        </w:rPr>
        <w:t xml:space="preserve"> </w:t>
      </w:r>
      <w:r>
        <w:rPr>
          <w:rFonts w:asciiTheme="minorHAnsi" w:hAnsiTheme="minorHAnsi"/>
          <w:noProof w:val="0"/>
        </w:rPr>
        <w:t xml:space="preserve">er et array af </w:t>
      </w:r>
      <w:r w:rsidRPr="008B4887">
        <w:t>string</w:t>
      </w:r>
      <w:r w:rsidRPr="008B4887">
        <w:rPr>
          <w:rFonts w:asciiTheme="minorHAnsi" w:hAnsiTheme="minorHAnsi"/>
          <w:noProof w:val="0"/>
        </w:rPr>
        <w:t>.</w:t>
      </w:r>
    </w:p>
    <w:p w:rsidR="008B4887" w:rsidRDefault="008B4887" w:rsidP="008B4887">
      <w:pPr>
        <w:spacing w:before="120"/>
      </w:pPr>
      <w:r w:rsidRPr="008B4887">
        <w:t xml:space="preserve">Værdien af variablen </w:t>
      </w:r>
      <w:r w:rsidRPr="008B4887">
        <w:rPr>
          <w:rFonts w:ascii="Courier New" w:hAnsi="Courier New"/>
          <w:noProof/>
        </w:rPr>
        <w:t>args</w:t>
      </w:r>
      <w:r w:rsidRPr="008B4887">
        <w:t xml:space="preserve"> </w:t>
      </w:r>
      <w:r w:rsidR="00EC22B6">
        <w:t xml:space="preserve">får man ikke meget ud af at læse hvis man ikke på forhånd ved hvad det betyder, der står kort sagt bare at </w:t>
      </w:r>
      <w:r w:rsidR="00EC22B6" w:rsidRPr="00EC22B6">
        <w:rPr>
          <w:rFonts w:ascii="Courier New" w:hAnsi="Courier New"/>
          <w:noProof/>
        </w:rPr>
        <w:t>args</w:t>
      </w:r>
      <w:r w:rsidR="00EC22B6">
        <w:t xml:space="preserve"> ikke har nogen elementer, så der er ikke nogen værdi.</w:t>
      </w:r>
    </w:p>
    <w:p w:rsidR="00EC22B6" w:rsidRPr="008B4887" w:rsidRDefault="00EC22B6" w:rsidP="008B4887">
      <w:pPr>
        <w:spacing w:before="120"/>
        <w:rPr>
          <w:noProof/>
        </w:rPr>
      </w:pPr>
      <w:r>
        <w:t xml:space="preserve">Her kom nogle ord som variabler, </w:t>
      </w:r>
      <w:r w:rsidRPr="00EC22B6">
        <w:rPr>
          <w:rFonts w:ascii="Courier New" w:hAnsi="Courier New"/>
          <w:noProof/>
        </w:rPr>
        <w:t>string</w:t>
      </w:r>
      <w:r>
        <w:t xml:space="preserve"> og array som vi ikke har set endnu, det hele skal nok give mere mening når vi har noget konkret at debugge.</w:t>
      </w:r>
    </w:p>
    <w:p w:rsidR="0077386B" w:rsidRDefault="0077386B" w:rsidP="0077386B">
      <w:pPr>
        <w:pStyle w:val="Overskrift3"/>
      </w:pPr>
      <w:bookmarkStart w:id="30" w:name="_Toc529513418"/>
      <w:r>
        <w:lastRenderedPageBreak/>
        <w:t>Vinduet Locals</w:t>
      </w:r>
      <w:bookmarkEnd w:id="30"/>
    </w:p>
    <w:p w:rsidR="00EC22B6" w:rsidRPr="00EC22B6" w:rsidRDefault="00EC22B6" w:rsidP="00EC22B6">
      <w:pPr>
        <w:keepNext/>
      </w:pPr>
      <w:r>
        <w:t xml:space="preserve">Vinduet </w:t>
      </w:r>
      <w:r w:rsidRPr="00EC22B6">
        <w:rPr>
          <w:rFonts w:ascii="Courier New" w:hAnsi="Courier New"/>
          <w:noProof/>
        </w:rPr>
        <w:t>Locals</w:t>
      </w:r>
      <w:r>
        <w:t xml:space="preserve"> viser de lokale variabler der er erklæret i den aktuelle </w:t>
      </w:r>
      <w:r w:rsidRPr="00EC22B6">
        <w:rPr>
          <w:lang w:val="en-US"/>
        </w:rPr>
        <w:t>method</w:t>
      </w:r>
      <w:r>
        <w:t>. Find vinduet sådan:</w:t>
      </w:r>
    </w:p>
    <w:p w:rsidR="00EC22B6" w:rsidRPr="00EC22B6" w:rsidRDefault="00EC22B6" w:rsidP="00EC22B6">
      <w:pPr>
        <w:ind w:left="1134" w:right="1134"/>
      </w:pPr>
      <w:r>
        <w:rPr>
          <w:noProof/>
          <w:lang w:eastAsia="da-DK"/>
        </w:rPr>
        <w:drawing>
          <wp:inline distT="0" distB="0" distL="0" distR="0" wp14:anchorId="7B5C8005" wp14:editId="45B548C2">
            <wp:extent cx="3590016" cy="3991555"/>
            <wp:effectExtent l="19050" t="19050" r="10795" b="2857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1647" cy="4004487"/>
                    </a:xfrm>
                    <a:prstGeom prst="rect">
                      <a:avLst/>
                    </a:prstGeom>
                    <a:ln w="12696" cmpd="sng">
                      <a:solidFill>
                        <a:srgbClr val="0F7D3F"/>
                      </a:solidFill>
                      <a:prstDash val="solid"/>
                    </a:ln>
                  </pic:spPr>
                </pic:pic>
              </a:graphicData>
            </a:graphic>
          </wp:inline>
        </w:drawing>
      </w:r>
    </w:p>
    <w:p w:rsidR="0077386B" w:rsidRDefault="0077386B" w:rsidP="0077386B">
      <w:pPr>
        <w:pStyle w:val="Overskrift3"/>
      </w:pPr>
      <w:bookmarkStart w:id="31" w:name="_Toc529513419"/>
      <w:r>
        <w:lastRenderedPageBreak/>
        <w:t>Watch-vinduerne</w:t>
      </w:r>
      <w:bookmarkEnd w:id="31"/>
    </w:p>
    <w:p w:rsidR="00EC22B6" w:rsidRPr="00EC22B6" w:rsidRDefault="00EC22B6" w:rsidP="00EC22B6">
      <w:pPr>
        <w:keepNext/>
      </w:pPr>
      <w:r>
        <w:t>I Watch-vinduerne kan man selv bestemme hvilke variabler man vil holde øje med.</w:t>
      </w:r>
    </w:p>
    <w:p w:rsidR="00EC22B6" w:rsidRPr="00EC22B6" w:rsidRDefault="00EC22B6" w:rsidP="00EC22B6">
      <w:pPr>
        <w:ind w:left="1134" w:right="1134"/>
      </w:pPr>
      <w:r>
        <w:rPr>
          <w:noProof/>
          <w:lang w:eastAsia="da-DK"/>
        </w:rPr>
        <w:drawing>
          <wp:inline distT="0" distB="0" distL="0" distR="0" wp14:anchorId="740E2868" wp14:editId="5CD214A8">
            <wp:extent cx="4525745" cy="3800724"/>
            <wp:effectExtent l="19050" t="19050" r="27305" b="2857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0698" cy="3804883"/>
                    </a:xfrm>
                    <a:prstGeom prst="rect">
                      <a:avLst/>
                    </a:prstGeom>
                    <a:ln w="12696" cmpd="sng">
                      <a:solidFill>
                        <a:srgbClr val="0F7D3F"/>
                      </a:solidFill>
                      <a:prstDash val="solid"/>
                    </a:ln>
                  </pic:spPr>
                </pic:pic>
              </a:graphicData>
            </a:graphic>
          </wp:inline>
        </w:drawing>
      </w:r>
    </w:p>
    <w:p w:rsidR="0077386B" w:rsidRDefault="0077386B" w:rsidP="0077386B">
      <w:pPr>
        <w:pStyle w:val="Overskrift3"/>
        <w:rPr>
          <w:lang w:val="en-US"/>
        </w:rPr>
      </w:pPr>
      <w:bookmarkStart w:id="32" w:name="_Toc529513420"/>
      <w:r>
        <w:t xml:space="preserve">Vinduet </w:t>
      </w:r>
      <w:r w:rsidRPr="0077386B">
        <w:rPr>
          <w:lang w:val="en-US"/>
        </w:rPr>
        <w:t>Call Stack</w:t>
      </w:r>
      <w:bookmarkEnd w:id="32"/>
    </w:p>
    <w:p w:rsidR="00EC22B6" w:rsidRPr="00EC22B6" w:rsidRDefault="00EC22B6" w:rsidP="00EC22B6">
      <w:pPr>
        <w:keepNext/>
      </w:pPr>
      <w:r w:rsidRPr="00EC22B6">
        <w:t xml:space="preserve">Når programmerne bliver </w:t>
      </w:r>
      <w:r>
        <w:t xml:space="preserve">store </w:t>
      </w:r>
      <w:r w:rsidR="00ED5AD1">
        <w:t xml:space="preserve">oplever man at </w:t>
      </w:r>
      <w:r w:rsidR="00ED5AD1" w:rsidRPr="00ED5AD1">
        <w:rPr>
          <w:lang w:val="en-US"/>
        </w:rPr>
        <w:t>methods</w:t>
      </w:r>
      <w:r w:rsidR="00ED5AD1">
        <w:t xml:space="preserve"> kalder </w:t>
      </w:r>
      <w:r w:rsidR="00ED5AD1" w:rsidRPr="00ED5AD1">
        <w:rPr>
          <w:lang w:val="en-US"/>
        </w:rPr>
        <w:t>methods</w:t>
      </w:r>
      <w:r w:rsidR="00ED5AD1">
        <w:t xml:space="preserve"> som kalder </w:t>
      </w:r>
      <w:r w:rsidR="00ED5AD1" w:rsidRPr="00ED5AD1">
        <w:rPr>
          <w:lang w:val="en-US"/>
        </w:rPr>
        <w:t>methods</w:t>
      </w:r>
      <w:r w:rsidR="00ED5AD1">
        <w:t xml:space="preserve"> som kalder … Så kan det være rart at kunne navigere rundt i hele kaldsstakken så man også kan se hvordan vi er kommet </w:t>
      </w:r>
      <w:r w:rsidR="00ED5AD1">
        <w:lastRenderedPageBreak/>
        <w:t xml:space="preserve">til det sted i koden hvor vi står og ved at klikke i kaldsstakken kan vi se værdierne af de forskellige variabler i alle </w:t>
      </w:r>
      <w:r w:rsidR="00ED5AD1" w:rsidRPr="00ED5AD1">
        <w:rPr>
          <w:lang w:val="en-US"/>
        </w:rPr>
        <w:t>methods</w:t>
      </w:r>
      <w:r w:rsidR="00ED5AD1">
        <w:t xml:space="preserve"> på kaldsstakken.</w:t>
      </w:r>
    </w:p>
    <w:p w:rsidR="00842CE1" w:rsidRDefault="00842CE1" w:rsidP="00842CE1">
      <w:pPr>
        <w:ind w:left="1134" w:right="1134"/>
      </w:pPr>
      <w:r>
        <w:rPr>
          <w:noProof/>
          <w:lang w:eastAsia="da-DK"/>
        </w:rPr>
        <w:drawing>
          <wp:inline distT="0" distB="0" distL="0" distR="0" wp14:anchorId="21C039AE" wp14:editId="2B831686">
            <wp:extent cx="3479208" cy="3880237"/>
            <wp:effectExtent l="19050" t="19050" r="26035" b="2540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3782" cy="3907644"/>
                    </a:xfrm>
                    <a:prstGeom prst="rect">
                      <a:avLst/>
                    </a:prstGeom>
                    <a:ln w="12696" cmpd="sng">
                      <a:solidFill>
                        <a:srgbClr val="0F7D3F"/>
                      </a:solidFill>
                      <a:prstDash val="solid"/>
                    </a:ln>
                  </pic:spPr>
                </pic:pic>
              </a:graphicData>
            </a:graphic>
          </wp:inline>
        </w:drawing>
      </w:r>
    </w:p>
    <w:p w:rsidR="008B40D8" w:rsidRDefault="008B40D8" w:rsidP="008B40D8">
      <w:pPr>
        <w:ind w:right="1134"/>
      </w:pPr>
      <w:r>
        <w:t>Som nævnt er der ikke meget at se i kaldsstakken med dette simple eksempel, men den er meget brugbar når programmerne begynder at blive mere komplekse.</w:t>
      </w:r>
    </w:p>
    <w:p w:rsidR="008B40D8" w:rsidRPr="00842CE1" w:rsidRDefault="008B40D8" w:rsidP="008B40D8">
      <w:pPr>
        <w:ind w:left="1134" w:right="2268"/>
      </w:pPr>
      <w:r>
        <w:rPr>
          <w:noProof/>
          <w:lang w:eastAsia="da-DK"/>
        </w:rPr>
        <w:drawing>
          <wp:inline distT="0" distB="0" distL="0" distR="0" wp14:anchorId="1B7DC399" wp14:editId="2EEEAE5A">
            <wp:extent cx="3697356" cy="705077"/>
            <wp:effectExtent l="19050" t="19050" r="17780" b="1905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662" cy="711619"/>
                    </a:xfrm>
                    <a:prstGeom prst="rect">
                      <a:avLst/>
                    </a:prstGeom>
                    <a:ln w="12696" cmpd="sng">
                      <a:solidFill>
                        <a:srgbClr val="0F7D3F"/>
                      </a:solidFill>
                      <a:prstDash val="solid"/>
                    </a:ln>
                  </pic:spPr>
                </pic:pic>
              </a:graphicData>
            </a:graphic>
          </wp:inline>
        </w:drawing>
      </w:r>
    </w:p>
    <w:sectPr w:rsidR="008B40D8" w:rsidRPr="00842CE1">
      <w:headerReference w:type="default" r:id="rId43"/>
      <w:footerReference w:type="default" r:id="rId4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2A19" w:rsidRDefault="000E2A19" w:rsidP="00904BBA">
      <w:pPr>
        <w:spacing w:after="0" w:line="240" w:lineRule="auto"/>
      </w:pPr>
      <w:r>
        <w:separator/>
      </w:r>
    </w:p>
  </w:endnote>
  <w:endnote w:type="continuationSeparator" w:id="0">
    <w:p w:rsidR="000E2A19" w:rsidRDefault="000E2A19" w:rsidP="0090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4BBA" w:rsidRDefault="000E2A19" w:rsidP="00904BBA">
    <w:pPr>
      <w:pStyle w:val="Sidefod"/>
    </w:pPr>
    <w:r>
      <w:rPr>
        <w:color w:val="000000" w:themeColor="text1"/>
      </w:rPr>
      <w:pict>
        <v:rect id="_x0000_i1026" style="width:413.9pt;height:1pt" o:hralign="center" o:hrstd="t" o:hrnoshade="t" o:hr="t" fillcolor="#0f7d3f" stroked="f"/>
      </w:pict>
    </w:r>
  </w:p>
  <w:p w:rsidR="00904BBA" w:rsidRPr="005622D4" w:rsidRDefault="00904BBA" w:rsidP="00904BBA">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020C46">
      <w:rPr>
        <w:rFonts w:ascii="Calibri Light" w:hAnsi="Calibri Light"/>
        <w:noProof/>
      </w:rPr>
      <w:t>16</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sidR="00020C46">
      <w:rPr>
        <w:rFonts w:ascii="Calibri Light" w:hAnsi="Calibri Light"/>
        <w:noProof/>
      </w:rPr>
      <w:t>16</w:t>
    </w:r>
    <w:r w:rsidRPr="005622D4">
      <w:rPr>
        <w:rFonts w:ascii="Calibri Light" w:hAnsi="Calibri Light"/>
        <w:noProof/>
      </w:rPr>
      <w:fldChar w:fldCharType="end"/>
    </w:r>
  </w:p>
  <w:p w:rsidR="00904BBA" w:rsidRDefault="00904BB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2A19" w:rsidRDefault="000E2A19" w:rsidP="00904BBA">
      <w:pPr>
        <w:spacing w:after="0" w:line="240" w:lineRule="auto"/>
      </w:pPr>
      <w:r>
        <w:separator/>
      </w:r>
    </w:p>
  </w:footnote>
  <w:footnote w:type="continuationSeparator" w:id="0">
    <w:p w:rsidR="000E2A19" w:rsidRDefault="000E2A19" w:rsidP="00904BBA">
      <w:pPr>
        <w:spacing w:after="0" w:line="240" w:lineRule="auto"/>
      </w:pPr>
      <w:r>
        <w:continuationSeparator/>
      </w:r>
    </w:p>
  </w:footnote>
  <w:footnote w:id="1">
    <w:p w:rsidR="0023307C" w:rsidRDefault="0023307C">
      <w:pPr>
        <w:pStyle w:val="Fodnotetekst"/>
      </w:pPr>
      <w:r>
        <w:rPr>
          <w:rStyle w:val="Fodnotehenvisning"/>
        </w:rPr>
        <w:footnoteRef/>
      </w:r>
      <w:r>
        <w:t xml:space="preserve"> D</w:t>
      </w:r>
      <w:r w:rsidRPr="0023307C">
        <w:t>ialogen er baseret på en eksisterende installation, så den kan se lidt anderledes ud hos dig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6"/>
      <w:gridCol w:w="2806"/>
      <w:gridCol w:w="3744"/>
    </w:tblGrid>
    <w:tr w:rsidR="00904BBA" w:rsidTr="00496905">
      <w:tc>
        <w:tcPr>
          <w:tcW w:w="2806" w:type="dxa"/>
          <w:tcMar>
            <w:left w:w="0" w:type="dxa"/>
            <w:right w:w="0" w:type="dxa"/>
          </w:tcMar>
          <w:vAlign w:val="bottom"/>
        </w:tcPr>
        <w:p w:rsidR="00904BBA" w:rsidRPr="00DB0E46" w:rsidRDefault="000E2A19" w:rsidP="00904BBA">
          <w:pPr>
            <w:pStyle w:val="Sidehoved"/>
            <w:rPr>
              <w:rFonts w:ascii="Calibri Light" w:hAnsi="Calibri Light"/>
              <w:sz w:val="24"/>
            </w:rPr>
          </w:pPr>
          <w:sdt>
            <w:sdtPr>
              <w:rPr>
                <w:rFonts w:ascii="Calibri Light" w:hAnsi="Calibri Light"/>
              </w:rPr>
              <w:alias w:val="Titel"/>
              <w:tag w:val=""/>
              <w:id w:val="2024506499"/>
              <w:showingPlcHdr/>
              <w:dataBinding w:prefixMappings="xmlns:ns0='http://purl.org/dc/elements/1.1/' xmlns:ns1='http://schemas.openxmlformats.org/package/2006/metadata/core-properties' " w:xpath="/ns1:coreProperties[1]/ns0:title[1]" w:storeItemID="{6C3C8BC8-F283-45AE-878A-BAB7291924A1}"/>
              <w:text/>
            </w:sdtPr>
            <w:sdtEndPr/>
            <w:sdtContent>
              <w:r w:rsidR="00904BBA">
                <w:rPr>
                  <w:rFonts w:ascii="Calibri Light" w:hAnsi="Calibri Light"/>
                </w:rPr>
                <w:t xml:space="preserve">     </w:t>
              </w:r>
            </w:sdtContent>
          </w:sdt>
          <w:r w:rsidR="00904BBA" w:rsidRPr="00DB0E46">
            <w:rPr>
              <w:rFonts w:ascii="Calibri Light" w:hAnsi="Calibri Light"/>
              <w:sz w:val="24"/>
            </w:rPr>
            <w:t xml:space="preserve"> </w:t>
          </w:r>
        </w:p>
      </w:tc>
      <w:tc>
        <w:tcPr>
          <w:tcW w:w="2806" w:type="dxa"/>
          <w:tcMar>
            <w:left w:w="0" w:type="dxa"/>
            <w:right w:w="0" w:type="dxa"/>
          </w:tcMar>
          <w:vAlign w:val="bottom"/>
        </w:tcPr>
        <w:p w:rsidR="00904BBA" w:rsidRPr="00DB0E46" w:rsidRDefault="00904BBA" w:rsidP="00904BBA">
          <w:pPr>
            <w:pStyle w:val="Sidehoved"/>
            <w:jc w:val="center"/>
            <w:rPr>
              <w:rFonts w:ascii="Calibri Light" w:hAnsi="Calibri Light"/>
              <w:sz w:val="24"/>
            </w:rPr>
          </w:pPr>
        </w:p>
      </w:tc>
      <w:tc>
        <w:tcPr>
          <w:tcW w:w="3744" w:type="dxa"/>
          <w:tcMar>
            <w:left w:w="0" w:type="dxa"/>
            <w:right w:w="0" w:type="dxa"/>
          </w:tcMar>
          <w:vAlign w:val="center"/>
        </w:tcPr>
        <w:p w:rsidR="00904BBA" w:rsidRDefault="00904BBA" w:rsidP="00904BBA">
          <w:pPr>
            <w:pStyle w:val="Sidehoved"/>
            <w:jc w:val="right"/>
          </w:pPr>
          <w:r>
            <w:rPr>
              <w:rFonts w:asciiTheme="majorHAnsi" w:eastAsiaTheme="majorEastAsia" w:hAnsiTheme="majorHAnsi" w:cstheme="majorBidi"/>
              <w:caps/>
              <w:noProof/>
              <w:lang w:eastAsia="da-DK"/>
            </w:rPr>
            <w:drawing>
              <wp:inline distT="0" distB="0" distL="0" distR="0" wp14:anchorId="062AE80B" wp14:editId="3714AAB0">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rsidR="00904BBA" w:rsidRDefault="000E2A19">
    <w:pPr>
      <w:pStyle w:val="Sidehoved"/>
    </w:pPr>
    <w:r>
      <w:rPr>
        <w:color w:val="000000" w:themeColor="text1"/>
      </w:rPr>
      <w:pict>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84337"/>
    <w:multiLevelType w:val="hybridMultilevel"/>
    <w:tmpl w:val="C5AE3E54"/>
    <w:lvl w:ilvl="0" w:tplc="70C2669E">
      <w:start w:val="1"/>
      <w:numFmt w:val="bullet"/>
      <w:lvlRestart w:val="0"/>
      <w:lvlText w:val=""/>
      <w:lvlJc w:val="left"/>
      <w:pPr>
        <w:ind w:left="720" w:hanging="363"/>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52E6731"/>
    <w:multiLevelType w:val="hybridMultilevel"/>
    <w:tmpl w:val="9238FEF2"/>
    <w:lvl w:ilvl="0" w:tplc="BBC891A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1452F27"/>
    <w:multiLevelType w:val="hybridMultilevel"/>
    <w:tmpl w:val="3C003DF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52B07CAA"/>
    <w:multiLevelType w:val="multilevel"/>
    <w:tmpl w:val="C8D048BC"/>
    <w:lvl w:ilvl="0">
      <w:start w:val="1"/>
      <w:numFmt w:val="decimal"/>
      <w:pStyle w:val="Overskrift1"/>
      <w:lvlText w:val="%1."/>
      <w:lvlJc w:val="left"/>
      <w:pPr>
        <w:ind w:left="360" w:hanging="360"/>
      </w:pPr>
    </w:lvl>
    <w:lvl w:ilvl="1">
      <w:start w:val="1"/>
      <w:numFmt w:val="decimal"/>
      <w:pStyle w:val="Overskrift2"/>
      <w:lvlText w:val="%1.%2."/>
      <w:lvlJc w:val="left"/>
      <w:pPr>
        <w:ind w:left="792" w:hanging="432"/>
      </w:pPr>
    </w:lvl>
    <w:lvl w:ilvl="2">
      <w:start w:val="1"/>
      <w:numFmt w:val="decimal"/>
      <w:pStyle w:val="Overskrift3"/>
      <w:lvlText w:val="%1.%2.%3."/>
      <w:lvlJc w:val="left"/>
      <w:pPr>
        <w:ind w:left="1224" w:hanging="504"/>
      </w:pPr>
    </w:lvl>
    <w:lvl w:ilvl="3">
      <w:start w:val="1"/>
      <w:numFmt w:val="decimal"/>
      <w:pStyle w:val="Oversk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5E6CF1"/>
    <w:multiLevelType w:val="hybridMultilevel"/>
    <w:tmpl w:val="907202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1"/>
  </w:num>
  <w:num w:numId="6">
    <w:abstractNumId w:val="0"/>
  </w:num>
  <w:num w:numId="7">
    <w:abstractNumId w:val="4"/>
  </w:num>
  <w:num w:numId="8">
    <w:abstractNumId w:val="2"/>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us Schneider">
    <w15:presenceInfo w15:providerId="AD" w15:userId="S-1-5-21-2396904355-1257044237-1790330272-558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oNotTrackMoves/>
  <w:doNotTrackFormatting/>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15E"/>
    <w:rsid w:val="00006965"/>
    <w:rsid w:val="00020C46"/>
    <w:rsid w:val="0004515E"/>
    <w:rsid w:val="00055006"/>
    <w:rsid w:val="000572FA"/>
    <w:rsid w:val="000E2A19"/>
    <w:rsid w:val="00100E59"/>
    <w:rsid w:val="00144F50"/>
    <w:rsid w:val="0015500D"/>
    <w:rsid w:val="00165E7B"/>
    <w:rsid w:val="001B394D"/>
    <w:rsid w:val="00204415"/>
    <w:rsid w:val="00207107"/>
    <w:rsid w:val="0023307C"/>
    <w:rsid w:val="00242625"/>
    <w:rsid w:val="00245DDB"/>
    <w:rsid w:val="0027332A"/>
    <w:rsid w:val="00275472"/>
    <w:rsid w:val="00280280"/>
    <w:rsid w:val="00290704"/>
    <w:rsid w:val="002A1BEE"/>
    <w:rsid w:val="002C0077"/>
    <w:rsid w:val="00324D01"/>
    <w:rsid w:val="00346DE6"/>
    <w:rsid w:val="00361992"/>
    <w:rsid w:val="00375BB2"/>
    <w:rsid w:val="003D73BE"/>
    <w:rsid w:val="0040234F"/>
    <w:rsid w:val="004113FB"/>
    <w:rsid w:val="00465F88"/>
    <w:rsid w:val="00496905"/>
    <w:rsid w:val="004D166C"/>
    <w:rsid w:val="004D34F4"/>
    <w:rsid w:val="004D3B4D"/>
    <w:rsid w:val="004E6A3F"/>
    <w:rsid w:val="004F4766"/>
    <w:rsid w:val="0051341A"/>
    <w:rsid w:val="0054177C"/>
    <w:rsid w:val="00551296"/>
    <w:rsid w:val="00567699"/>
    <w:rsid w:val="005749C4"/>
    <w:rsid w:val="0057586A"/>
    <w:rsid w:val="0058530D"/>
    <w:rsid w:val="005C0F0C"/>
    <w:rsid w:val="005D005A"/>
    <w:rsid w:val="005E144B"/>
    <w:rsid w:val="006033CC"/>
    <w:rsid w:val="006072A9"/>
    <w:rsid w:val="00631DC9"/>
    <w:rsid w:val="006436CF"/>
    <w:rsid w:val="006C5D17"/>
    <w:rsid w:val="006D43BE"/>
    <w:rsid w:val="006F7B7A"/>
    <w:rsid w:val="00720451"/>
    <w:rsid w:val="0077075F"/>
    <w:rsid w:val="0077386B"/>
    <w:rsid w:val="007A4888"/>
    <w:rsid w:val="007C03F4"/>
    <w:rsid w:val="007D4C7B"/>
    <w:rsid w:val="008171CB"/>
    <w:rsid w:val="0082267C"/>
    <w:rsid w:val="00825978"/>
    <w:rsid w:val="00842CE1"/>
    <w:rsid w:val="008610D1"/>
    <w:rsid w:val="008832C5"/>
    <w:rsid w:val="00887D36"/>
    <w:rsid w:val="008B2576"/>
    <w:rsid w:val="008B40D8"/>
    <w:rsid w:val="008B4887"/>
    <w:rsid w:val="008C0C85"/>
    <w:rsid w:val="008D05AC"/>
    <w:rsid w:val="008D6193"/>
    <w:rsid w:val="00904BBA"/>
    <w:rsid w:val="00904BCD"/>
    <w:rsid w:val="00911237"/>
    <w:rsid w:val="009225F5"/>
    <w:rsid w:val="009241F1"/>
    <w:rsid w:val="00954951"/>
    <w:rsid w:val="009950B2"/>
    <w:rsid w:val="009951AB"/>
    <w:rsid w:val="009B63EF"/>
    <w:rsid w:val="009D2CCC"/>
    <w:rsid w:val="009F53EE"/>
    <w:rsid w:val="00A334D5"/>
    <w:rsid w:val="00A33CE5"/>
    <w:rsid w:val="00A367BE"/>
    <w:rsid w:val="00A61463"/>
    <w:rsid w:val="00AF3D02"/>
    <w:rsid w:val="00B16175"/>
    <w:rsid w:val="00B220EE"/>
    <w:rsid w:val="00BB2F0C"/>
    <w:rsid w:val="00BF5C08"/>
    <w:rsid w:val="00C338D1"/>
    <w:rsid w:val="00C51EC2"/>
    <w:rsid w:val="00C61D2F"/>
    <w:rsid w:val="00C807FE"/>
    <w:rsid w:val="00CA0AFE"/>
    <w:rsid w:val="00CD0ED9"/>
    <w:rsid w:val="00D3578E"/>
    <w:rsid w:val="00D64291"/>
    <w:rsid w:val="00D848A0"/>
    <w:rsid w:val="00D867B2"/>
    <w:rsid w:val="00D93EF5"/>
    <w:rsid w:val="00D9405B"/>
    <w:rsid w:val="00D97A80"/>
    <w:rsid w:val="00DA1680"/>
    <w:rsid w:val="00DF59CE"/>
    <w:rsid w:val="00E032EE"/>
    <w:rsid w:val="00E14DA6"/>
    <w:rsid w:val="00E41720"/>
    <w:rsid w:val="00E56A1A"/>
    <w:rsid w:val="00EA022D"/>
    <w:rsid w:val="00EB2BCE"/>
    <w:rsid w:val="00EC1CCA"/>
    <w:rsid w:val="00EC22B6"/>
    <w:rsid w:val="00ED3772"/>
    <w:rsid w:val="00ED51EE"/>
    <w:rsid w:val="00ED5AD1"/>
    <w:rsid w:val="00F26589"/>
    <w:rsid w:val="00F354E4"/>
    <w:rsid w:val="00F63D73"/>
    <w:rsid w:val="00F7486D"/>
    <w:rsid w:val="00F772E5"/>
    <w:rsid w:val="00F82AAD"/>
    <w:rsid w:val="00FA0782"/>
    <w:rsid w:val="00FD542B"/>
  </w:rsids>
  <m:mathPr>
    <m:mathFont m:val="Cambria Math"/>
    <m:brkBin m:val="before"/>
    <m:brkBinSub m:val="--"/>
    <m:smallFrac m:val="0"/>
    <m:dispDef/>
    <m:lMargin m:val="0"/>
    <m:rMargin m:val="0"/>
    <m:defJc m:val="left"/>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B6F52"/>
  <w15:chartTrackingRefBased/>
  <w15:docId w15:val="{CDE5A45D-8307-43C6-9528-8F0588028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4BBA"/>
  </w:style>
  <w:style w:type="paragraph" w:styleId="Overskrift1">
    <w:name w:val="heading 1"/>
    <w:basedOn w:val="Normal"/>
    <w:next w:val="Normal"/>
    <w:link w:val="Overskrift1Tegn"/>
    <w:uiPriority w:val="9"/>
    <w:qFormat/>
    <w:rsid w:val="004D3B4D"/>
    <w:pPr>
      <w:keepNext/>
      <w:keepLines/>
      <w:numPr>
        <w:numId w:val="4"/>
      </w:numPr>
      <w:spacing w:before="240" w:after="0"/>
      <w:outlineLvl w:val="0"/>
    </w:pPr>
    <w:rPr>
      <w:rFonts w:asciiTheme="majorHAnsi" w:eastAsiaTheme="majorEastAsia" w:hAnsiTheme="majorHAnsi" w:cstheme="majorBidi"/>
      <w:color w:val="0F7D3F"/>
      <w:sz w:val="32"/>
      <w:szCs w:val="32"/>
    </w:rPr>
  </w:style>
  <w:style w:type="paragraph" w:styleId="Overskrift2">
    <w:name w:val="heading 2"/>
    <w:basedOn w:val="Overskrift1"/>
    <w:next w:val="Normal"/>
    <w:link w:val="Overskrift2Tegn"/>
    <w:uiPriority w:val="9"/>
    <w:unhideWhenUsed/>
    <w:qFormat/>
    <w:rsid w:val="00CD0ED9"/>
    <w:pPr>
      <w:numPr>
        <w:ilvl w:val="1"/>
      </w:numPr>
      <w:spacing w:before="40"/>
      <w:ind w:left="567" w:hanging="567"/>
      <w:outlineLvl w:val="1"/>
    </w:pPr>
    <w:rPr>
      <w:sz w:val="26"/>
      <w:szCs w:val="26"/>
    </w:rPr>
  </w:style>
  <w:style w:type="paragraph" w:styleId="Overskrift3">
    <w:name w:val="heading 3"/>
    <w:basedOn w:val="Normal"/>
    <w:next w:val="Normal"/>
    <w:link w:val="Overskrift3Tegn"/>
    <w:uiPriority w:val="9"/>
    <w:unhideWhenUsed/>
    <w:qFormat/>
    <w:rsid w:val="004D3B4D"/>
    <w:pPr>
      <w:keepNext/>
      <w:keepLines/>
      <w:numPr>
        <w:ilvl w:val="2"/>
        <w:numId w:val="4"/>
      </w:numPr>
      <w:spacing w:before="40" w:after="0"/>
      <w:outlineLvl w:val="2"/>
    </w:pPr>
    <w:rPr>
      <w:rFonts w:asciiTheme="majorHAnsi" w:eastAsiaTheme="majorEastAsia" w:hAnsiTheme="majorHAnsi" w:cstheme="majorBidi"/>
      <w:color w:val="0F7D3F"/>
      <w:sz w:val="24"/>
      <w:szCs w:val="24"/>
    </w:rPr>
  </w:style>
  <w:style w:type="paragraph" w:styleId="Overskrift4">
    <w:name w:val="heading 4"/>
    <w:basedOn w:val="Normal"/>
    <w:next w:val="Normal"/>
    <w:link w:val="Overskrift4Tegn"/>
    <w:uiPriority w:val="9"/>
    <w:unhideWhenUsed/>
    <w:qFormat/>
    <w:rsid w:val="004D3B4D"/>
    <w:pPr>
      <w:keepNext/>
      <w:keepLines/>
      <w:numPr>
        <w:ilvl w:val="3"/>
        <w:numId w:val="4"/>
      </w:numPr>
      <w:spacing w:before="40" w:after="0"/>
      <w:outlineLvl w:val="3"/>
    </w:pPr>
    <w:rPr>
      <w:rFonts w:asciiTheme="majorHAnsi" w:eastAsiaTheme="majorEastAsia" w:hAnsiTheme="majorHAnsi" w:cstheme="majorBidi"/>
      <w:i/>
      <w:iCs/>
      <w:color w:val="0F7D3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Kode">
    <w:name w:val="Kode"/>
    <w:basedOn w:val="Normal"/>
    <w:link w:val="KodeTegn"/>
    <w:qFormat/>
    <w:rsid w:val="00375BB2"/>
    <w:pPr>
      <w:spacing w:after="0" w:line="240" w:lineRule="auto"/>
    </w:pPr>
    <w:rPr>
      <w:rFonts w:ascii="Courier New" w:hAnsi="Courier New"/>
      <w:noProof/>
    </w:rPr>
  </w:style>
  <w:style w:type="character" w:customStyle="1" w:styleId="KodeTegn">
    <w:name w:val="Kode Tegn"/>
    <w:basedOn w:val="Standardskrifttypeiafsnit"/>
    <w:link w:val="Kode"/>
    <w:rsid w:val="00375BB2"/>
    <w:rPr>
      <w:rFonts w:ascii="Courier New" w:hAnsi="Courier New"/>
      <w:noProof/>
    </w:rPr>
  </w:style>
  <w:style w:type="character" w:customStyle="1" w:styleId="Overskrift1Tegn">
    <w:name w:val="Overskrift 1 Tegn"/>
    <w:basedOn w:val="Standardskrifttypeiafsnit"/>
    <w:link w:val="Overskrift1"/>
    <w:uiPriority w:val="9"/>
    <w:rsid w:val="00324D01"/>
    <w:rPr>
      <w:rFonts w:asciiTheme="majorHAnsi" w:eastAsiaTheme="majorEastAsia" w:hAnsiTheme="majorHAnsi" w:cstheme="majorBidi"/>
      <w:color w:val="0F7D3F"/>
      <w:sz w:val="32"/>
      <w:szCs w:val="32"/>
    </w:rPr>
  </w:style>
  <w:style w:type="paragraph" w:styleId="Listeafsnit">
    <w:name w:val="List Paragraph"/>
    <w:basedOn w:val="Normal"/>
    <w:uiPriority w:val="34"/>
    <w:qFormat/>
    <w:rsid w:val="00904BBA"/>
    <w:pPr>
      <w:ind w:left="720"/>
      <w:contextualSpacing/>
    </w:pPr>
  </w:style>
  <w:style w:type="paragraph" w:styleId="Titel">
    <w:name w:val="Title"/>
    <w:basedOn w:val="Normal"/>
    <w:next w:val="Normal"/>
    <w:link w:val="TitelTegn"/>
    <w:uiPriority w:val="10"/>
    <w:qFormat/>
    <w:rsid w:val="00567699"/>
    <w:pPr>
      <w:spacing w:after="0" w:line="240" w:lineRule="auto"/>
      <w:contextualSpacing/>
    </w:pPr>
    <w:rPr>
      <w:rFonts w:asciiTheme="majorHAnsi" w:eastAsiaTheme="majorEastAsia" w:hAnsiTheme="majorHAnsi" w:cstheme="majorBidi"/>
      <w:color w:val="0F7D3F"/>
      <w:spacing w:val="-10"/>
      <w:kern w:val="28"/>
      <w:sz w:val="56"/>
      <w:szCs w:val="56"/>
    </w:rPr>
  </w:style>
  <w:style w:type="character" w:customStyle="1" w:styleId="TitelTegn">
    <w:name w:val="Titel Tegn"/>
    <w:basedOn w:val="Standardskrifttypeiafsnit"/>
    <w:link w:val="Titel"/>
    <w:uiPriority w:val="10"/>
    <w:rsid w:val="00567699"/>
    <w:rPr>
      <w:rFonts w:asciiTheme="majorHAnsi" w:eastAsiaTheme="majorEastAsia" w:hAnsiTheme="majorHAnsi" w:cstheme="majorBidi"/>
      <w:color w:val="0F7D3F"/>
      <w:spacing w:val="-10"/>
      <w:kern w:val="28"/>
      <w:sz w:val="56"/>
      <w:szCs w:val="56"/>
    </w:rPr>
  </w:style>
  <w:style w:type="paragraph" w:styleId="Sidehoved">
    <w:name w:val="header"/>
    <w:basedOn w:val="Normal"/>
    <w:link w:val="SidehovedTegn"/>
    <w:uiPriority w:val="99"/>
    <w:unhideWhenUsed/>
    <w:rsid w:val="00904B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04BBA"/>
  </w:style>
  <w:style w:type="paragraph" w:styleId="Sidefod">
    <w:name w:val="footer"/>
    <w:basedOn w:val="Normal"/>
    <w:link w:val="SidefodTegn"/>
    <w:uiPriority w:val="99"/>
    <w:unhideWhenUsed/>
    <w:rsid w:val="00904B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04BBA"/>
  </w:style>
  <w:style w:type="table" w:styleId="Tabel-Gitter">
    <w:name w:val="Table Grid"/>
    <w:basedOn w:val="Tabel-Normal"/>
    <w:uiPriority w:val="39"/>
    <w:rsid w:val="00904BB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CD0ED9"/>
    <w:rPr>
      <w:rFonts w:asciiTheme="majorHAnsi" w:eastAsiaTheme="majorEastAsia" w:hAnsiTheme="majorHAnsi" w:cstheme="majorBidi"/>
      <w:color w:val="0F7D3F"/>
      <w:sz w:val="26"/>
      <w:szCs w:val="26"/>
    </w:rPr>
  </w:style>
  <w:style w:type="paragraph" w:customStyle="1" w:styleId="Unummereretoverskrift">
    <w:name w:val="Unummereret overskrift"/>
    <w:basedOn w:val="Normal"/>
    <w:next w:val="Normal"/>
    <w:link w:val="UnummereretoverskriftTegn"/>
    <w:qFormat/>
    <w:rsid w:val="00290704"/>
    <w:pPr>
      <w:spacing w:before="120"/>
    </w:pPr>
    <w:rPr>
      <w:rFonts w:asciiTheme="majorHAnsi" w:eastAsiaTheme="majorEastAsia" w:hAnsiTheme="majorHAnsi" w:cstheme="majorBidi"/>
      <w:color w:val="0F7D3F"/>
      <w:sz w:val="32"/>
      <w:szCs w:val="32"/>
    </w:rPr>
  </w:style>
  <w:style w:type="character" w:customStyle="1" w:styleId="UnummereretoverskriftTegn">
    <w:name w:val="Unummereret overskrift Tegn"/>
    <w:basedOn w:val="Overskrift1Tegn"/>
    <w:link w:val="Unummereretoverskrift"/>
    <w:rsid w:val="00290704"/>
    <w:rPr>
      <w:rFonts w:asciiTheme="majorHAnsi" w:eastAsiaTheme="majorEastAsia" w:hAnsiTheme="majorHAnsi" w:cstheme="majorBidi"/>
      <w:color w:val="0F7D3F"/>
      <w:sz w:val="32"/>
      <w:szCs w:val="32"/>
    </w:rPr>
  </w:style>
  <w:style w:type="character" w:customStyle="1" w:styleId="Overskrift3Tegn">
    <w:name w:val="Overskrift 3 Tegn"/>
    <w:basedOn w:val="Standardskrifttypeiafsnit"/>
    <w:link w:val="Overskrift3"/>
    <w:uiPriority w:val="9"/>
    <w:rsid w:val="004D3B4D"/>
    <w:rPr>
      <w:rFonts w:asciiTheme="majorHAnsi" w:eastAsiaTheme="majorEastAsia" w:hAnsiTheme="majorHAnsi" w:cstheme="majorBidi"/>
      <w:color w:val="0F7D3F"/>
      <w:sz w:val="24"/>
      <w:szCs w:val="24"/>
    </w:rPr>
  </w:style>
  <w:style w:type="character" w:customStyle="1" w:styleId="Overskrift4Tegn">
    <w:name w:val="Overskrift 4 Tegn"/>
    <w:basedOn w:val="Standardskrifttypeiafsnit"/>
    <w:link w:val="Overskrift4"/>
    <w:uiPriority w:val="9"/>
    <w:rsid w:val="004D3B4D"/>
    <w:rPr>
      <w:rFonts w:asciiTheme="majorHAnsi" w:eastAsiaTheme="majorEastAsia" w:hAnsiTheme="majorHAnsi" w:cstheme="majorBidi"/>
      <w:i/>
      <w:iCs/>
      <w:color w:val="0F7D3F"/>
    </w:rPr>
  </w:style>
  <w:style w:type="paragraph" w:styleId="Overskrift">
    <w:name w:val="TOC Heading"/>
    <w:basedOn w:val="Overskrift1"/>
    <w:next w:val="Normal"/>
    <w:uiPriority w:val="39"/>
    <w:unhideWhenUsed/>
    <w:qFormat/>
    <w:rsid w:val="00720451"/>
    <w:pPr>
      <w:numPr>
        <w:numId w:val="0"/>
      </w:numPr>
      <w:outlineLvl w:val="9"/>
    </w:pPr>
    <w:rPr>
      <w:color w:val="2E74B5" w:themeColor="accent1" w:themeShade="BF"/>
      <w:lang w:eastAsia="da-DK"/>
    </w:rPr>
  </w:style>
  <w:style w:type="paragraph" w:styleId="Indholdsfortegnelse1">
    <w:name w:val="toc 1"/>
    <w:basedOn w:val="Normal"/>
    <w:next w:val="Normal"/>
    <w:autoRedefine/>
    <w:uiPriority w:val="39"/>
    <w:unhideWhenUsed/>
    <w:rsid w:val="00720451"/>
    <w:pPr>
      <w:spacing w:before="120" w:after="120"/>
    </w:pPr>
    <w:rPr>
      <w:rFonts w:cstheme="minorHAnsi"/>
      <w:b/>
      <w:bCs/>
      <w:caps/>
      <w:sz w:val="20"/>
      <w:szCs w:val="20"/>
    </w:rPr>
  </w:style>
  <w:style w:type="paragraph" w:styleId="Indholdsfortegnelse2">
    <w:name w:val="toc 2"/>
    <w:basedOn w:val="Normal"/>
    <w:next w:val="Normal"/>
    <w:autoRedefine/>
    <w:uiPriority w:val="39"/>
    <w:unhideWhenUsed/>
    <w:rsid w:val="00720451"/>
    <w:pPr>
      <w:spacing w:after="0"/>
      <w:ind w:left="220"/>
    </w:pPr>
    <w:rPr>
      <w:rFonts w:cstheme="minorHAnsi"/>
      <w:smallCaps/>
      <w:sz w:val="20"/>
      <w:szCs w:val="20"/>
    </w:rPr>
  </w:style>
  <w:style w:type="character" w:styleId="Hyperlink">
    <w:name w:val="Hyperlink"/>
    <w:basedOn w:val="Standardskrifttypeiafsnit"/>
    <w:uiPriority w:val="99"/>
    <w:unhideWhenUsed/>
    <w:rsid w:val="00720451"/>
    <w:rPr>
      <w:color w:val="0563C1" w:themeColor="hyperlink"/>
      <w:u w:val="single"/>
    </w:rPr>
  </w:style>
  <w:style w:type="paragraph" w:styleId="Indholdsfortegnelse3">
    <w:name w:val="toc 3"/>
    <w:basedOn w:val="Normal"/>
    <w:next w:val="Normal"/>
    <w:autoRedefine/>
    <w:uiPriority w:val="39"/>
    <w:unhideWhenUsed/>
    <w:rsid w:val="002C0077"/>
    <w:pPr>
      <w:spacing w:after="0"/>
      <w:ind w:left="440"/>
    </w:pPr>
    <w:rPr>
      <w:rFonts w:cstheme="minorHAnsi"/>
      <w:i/>
      <w:iCs/>
      <w:sz w:val="20"/>
      <w:szCs w:val="20"/>
    </w:rPr>
  </w:style>
  <w:style w:type="paragraph" w:styleId="Indholdsfortegnelse4">
    <w:name w:val="toc 4"/>
    <w:basedOn w:val="Normal"/>
    <w:next w:val="Normal"/>
    <w:autoRedefine/>
    <w:uiPriority w:val="39"/>
    <w:unhideWhenUsed/>
    <w:rsid w:val="002C0077"/>
    <w:pPr>
      <w:spacing w:after="0"/>
      <w:ind w:left="660"/>
    </w:pPr>
    <w:rPr>
      <w:rFonts w:cstheme="minorHAnsi"/>
      <w:sz w:val="18"/>
      <w:szCs w:val="18"/>
    </w:rPr>
  </w:style>
  <w:style w:type="paragraph" w:styleId="Indholdsfortegnelse5">
    <w:name w:val="toc 5"/>
    <w:basedOn w:val="Normal"/>
    <w:next w:val="Normal"/>
    <w:autoRedefine/>
    <w:uiPriority w:val="39"/>
    <w:unhideWhenUsed/>
    <w:rsid w:val="002C0077"/>
    <w:pPr>
      <w:spacing w:after="0"/>
      <w:ind w:left="880"/>
    </w:pPr>
    <w:rPr>
      <w:rFonts w:cstheme="minorHAnsi"/>
      <w:sz w:val="18"/>
      <w:szCs w:val="18"/>
    </w:rPr>
  </w:style>
  <w:style w:type="paragraph" w:styleId="Indholdsfortegnelse6">
    <w:name w:val="toc 6"/>
    <w:basedOn w:val="Normal"/>
    <w:next w:val="Normal"/>
    <w:autoRedefine/>
    <w:uiPriority w:val="39"/>
    <w:unhideWhenUsed/>
    <w:rsid w:val="002C0077"/>
    <w:pPr>
      <w:spacing w:after="0"/>
      <w:ind w:left="1100"/>
    </w:pPr>
    <w:rPr>
      <w:rFonts w:cstheme="minorHAnsi"/>
      <w:sz w:val="18"/>
      <w:szCs w:val="18"/>
    </w:rPr>
  </w:style>
  <w:style w:type="paragraph" w:styleId="Indholdsfortegnelse7">
    <w:name w:val="toc 7"/>
    <w:basedOn w:val="Normal"/>
    <w:next w:val="Normal"/>
    <w:autoRedefine/>
    <w:uiPriority w:val="39"/>
    <w:unhideWhenUsed/>
    <w:rsid w:val="002C0077"/>
    <w:pPr>
      <w:spacing w:after="0"/>
      <w:ind w:left="1320"/>
    </w:pPr>
    <w:rPr>
      <w:rFonts w:cstheme="minorHAnsi"/>
      <w:sz w:val="18"/>
      <w:szCs w:val="18"/>
    </w:rPr>
  </w:style>
  <w:style w:type="paragraph" w:styleId="Indholdsfortegnelse8">
    <w:name w:val="toc 8"/>
    <w:basedOn w:val="Normal"/>
    <w:next w:val="Normal"/>
    <w:autoRedefine/>
    <w:uiPriority w:val="39"/>
    <w:unhideWhenUsed/>
    <w:rsid w:val="002C0077"/>
    <w:pPr>
      <w:spacing w:after="0"/>
      <w:ind w:left="1540"/>
    </w:pPr>
    <w:rPr>
      <w:rFonts w:cstheme="minorHAnsi"/>
      <w:sz w:val="18"/>
      <w:szCs w:val="18"/>
    </w:rPr>
  </w:style>
  <w:style w:type="paragraph" w:styleId="Indholdsfortegnelse9">
    <w:name w:val="toc 9"/>
    <w:basedOn w:val="Normal"/>
    <w:next w:val="Normal"/>
    <w:autoRedefine/>
    <w:uiPriority w:val="39"/>
    <w:unhideWhenUsed/>
    <w:rsid w:val="002C0077"/>
    <w:pPr>
      <w:spacing w:after="0"/>
      <w:ind w:left="1760"/>
    </w:pPr>
    <w:rPr>
      <w:rFonts w:cstheme="minorHAnsi"/>
      <w:sz w:val="18"/>
      <w:szCs w:val="18"/>
    </w:rPr>
  </w:style>
  <w:style w:type="paragraph" w:styleId="Markeringsbobletekst">
    <w:name w:val="Balloon Text"/>
    <w:basedOn w:val="Normal"/>
    <w:link w:val="MarkeringsbobletekstTegn"/>
    <w:uiPriority w:val="99"/>
    <w:semiHidden/>
    <w:unhideWhenUsed/>
    <w:rsid w:val="00020C46"/>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020C46"/>
    <w:rPr>
      <w:rFonts w:ascii="Segoe UI" w:hAnsi="Segoe UI" w:cs="Segoe UI"/>
      <w:sz w:val="18"/>
      <w:szCs w:val="18"/>
    </w:rPr>
  </w:style>
  <w:style w:type="paragraph" w:styleId="Fodnotetekst">
    <w:name w:val="footnote text"/>
    <w:basedOn w:val="Normal"/>
    <w:link w:val="FodnotetekstTegn"/>
    <w:uiPriority w:val="99"/>
    <w:semiHidden/>
    <w:unhideWhenUsed/>
    <w:rsid w:val="0023307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23307C"/>
    <w:rPr>
      <w:sz w:val="20"/>
      <w:szCs w:val="20"/>
    </w:rPr>
  </w:style>
  <w:style w:type="character" w:styleId="Fodnotehenvisning">
    <w:name w:val="footnote reference"/>
    <w:basedOn w:val="Standardskrifttypeiafsnit"/>
    <w:uiPriority w:val="99"/>
    <w:semiHidden/>
    <w:unhideWhenUsed/>
    <w:rsid w:val="002330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Debugging" TargetMode="External"/><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sc\Documents\Brugerdefinerede%20Office-skabeloner\Tomt%20Aspit%20dokument.dotx"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3C02EDCC1801C4D9198D73D85B43E5B" ma:contentTypeVersion="1" ma:contentTypeDescription="Opret et nyt dokument." ma:contentTypeScope="" ma:versionID="a5206f66006e07f134d36a98436e5a40">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27F17D70-98AF-4D5A-A56E-D95598DEEE76}"/>
</file>

<file path=customXml/itemProps2.xml><?xml version="1.0" encoding="utf-8"?>
<ds:datastoreItem xmlns:ds="http://schemas.openxmlformats.org/officeDocument/2006/customXml" ds:itemID="{93743257-5FEF-43EF-9911-DBD32A9F76DC}"/>
</file>

<file path=customXml/itemProps3.xml><?xml version="1.0" encoding="utf-8"?>
<ds:datastoreItem xmlns:ds="http://schemas.openxmlformats.org/officeDocument/2006/customXml" ds:itemID="{2AFE90E1-5505-48FD-8162-503578DF6F98}"/>
</file>

<file path=customXml/itemProps4.xml><?xml version="1.0" encoding="utf-8"?>
<ds:datastoreItem xmlns:ds="http://schemas.openxmlformats.org/officeDocument/2006/customXml" ds:itemID="{93B50BE2-7326-4A5F-95F4-CA23FB3A4295}"/>
</file>

<file path=docProps/app.xml><?xml version="1.0" encoding="utf-8"?>
<Properties xmlns="http://schemas.openxmlformats.org/officeDocument/2006/extended-properties" xmlns:vt="http://schemas.openxmlformats.org/officeDocument/2006/docPropsVTypes">
  <Template>Tomt Aspit dokument</Template>
  <TotalTime>1687</TotalTime>
  <Pages>19</Pages>
  <Words>2482</Words>
  <Characters>15144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Schneider</dc:creator>
  <cp:keywords/>
  <dc:description/>
  <cp:lastModifiedBy>Claus Schneider</cp:lastModifiedBy>
  <cp:revision>18</cp:revision>
  <cp:lastPrinted>2019-04-24T06:39:00Z</cp:lastPrinted>
  <dcterms:created xsi:type="dcterms:W3CDTF">2018-09-14T09:34:00Z</dcterms:created>
  <dcterms:modified xsi:type="dcterms:W3CDTF">2019-11-18T12:20:00Z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0x010100C3C02EDCC1801C4D9198D73D85B43E5B</vt:lpwstr>
  </property>
</Properties>
</file>